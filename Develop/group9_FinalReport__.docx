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BC3976" w14:textId="28C21CB6" w:rsidR="00045EC4" w:rsidRPr="00710155" w:rsidRDefault="00710155" w:rsidP="00710155">
      <w:pPr>
        <w:spacing w:after="0" w:line="259" w:lineRule="auto"/>
        <w:ind w:left="324" w:right="0" w:firstLine="0"/>
        <w:jc w:val="center"/>
        <w:rPr>
          <w:color w:val="000000" w:themeColor="text1"/>
        </w:rPr>
      </w:pPr>
      <w:r w:rsidRPr="00710155">
        <w:rPr>
          <w:rFonts w:ascii="Cambria" w:eastAsia="Cambria" w:hAnsi="Cambria" w:cs="Cambria"/>
          <w:b/>
          <w:color w:val="000000" w:themeColor="text1"/>
          <w:sz w:val="52"/>
        </w:rPr>
        <w:t>Conservatory Catch</w:t>
      </w:r>
    </w:p>
    <w:p w14:paraId="72F56929" w14:textId="77777777" w:rsidR="00045EC4" w:rsidRDefault="00396402">
      <w:pPr>
        <w:spacing w:after="140" w:line="259" w:lineRule="auto"/>
        <w:ind w:left="0" w:right="-116" w:firstLine="0"/>
        <w:jc w:val="left"/>
      </w:pPr>
      <w:r>
        <w:rPr>
          <w:rFonts w:ascii="Calibri" w:eastAsia="Calibri" w:hAnsi="Calibri" w:cs="Calibri"/>
          <w:i w:val="0"/>
          <w:noProof/>
          <w:color w:val="000000"/>
          <w:sz w:val="22"/>
        </w:rPr>
        <mc:AlternateContent>
          <mc:Choice Requires="wpg">
            <w:drawing>
              <wp:inline distT="0" distB="0" distL="0" distR="0" wp14:anchorId="192939EF" wp14:editId="202EE14B">
                <wp:extent cx="6021642" cy="4497884"/>
                <wp:effectExtent l="0" t="0" r="17780" b="0"/>
                <wp:docPr id="68549" name="Group 68549"/>
                <wp:cNvGraphicFramePr/>
                <a:graphic xmlns:a="http://schemas.openxmlformats.org/drawingml/2006/main">
                  <a:graphicData uri="http://schemas.microsoft.com/office/word/2010/wordprocessingGroup">
                    <wpg:wgp>
                      <wpg:cNvGrpSpPr/>
                      <wpg:grpSpPr>
                        <a:xfrm>
                          <a:off x="0" y="0"/>
                          <a:ext cx="6034215" cy="4553557"/>
                          <a:chOff x="0" y="0"/>
                          <a:chExt cx="6034215" cy="4553557"/>
                        </a:xfrm>
                      </wpg:grpSpPr>
                      <wps:wsp>
                        <wps:cNvPr id="10" name="Rectangle 10"/>
                        <wps:cNvSpPr/>
                        <wps:spPr>
                          <a:xfrm>
                            <a:off x="0" y="0"/>
                            <a:ext cx="50673" cy="224380"/>
                          </a:xfrm>
                          <a:prstGeom prst="rect">
                            <a:avLst/>
                          </a:prstGeom>
                          <a:ln>
                            <a:noFill/>
                          </a:ln>
                        </wps:spPr>
                        <wps:txbx>
                          <w:txbxContent>
                            <w:p w14:paraId="077D9786" w14:textId="77777777" w:rsidR="00396402" w:rsidRDefault="00396402">
                              <w:pPr>
                                <w:spacing w:after="160" w:line="259" w:lineRule="auto"/>
                                <w:ind w:left="0" w:right="0" w:firstLine="0"/>
                                <w:jc w:val="left"/>
                              </w:pPr>
                              <w:r>
                                <w:t xml:space="preserve"> </w:t>
                              </w:r>
                            </w:p>
                          </w:txbxContent>
                        </wps:txbx>
                        <wps:bodyPr horzOverflow="overflow" vert="horz" lIns="0" tIns="0" rIns="0" bIns="0" rtlCol="0">
                          <a:noAutofit/>
                        </wps:bodyPr>
                      </wps:wsp>
                      <wps:wsp>
                        <wps:cNvPr id="11" name="Rectangle 11"/>
                        <wps:cNvSpPr/>
                        <wps:spPr>
                          <a:xfrm>
                            <a:off x="5983542" y="4115817"/>
                            <a:ext cx="50673" cy="224380"/>
                          </a:xfrm>
                          <a:prstGeom prst="rect">
                            <a:avLst/>
                          </a:prstGeom>
                          <a:ln>
                            <a:noFill/>
                          </a:ln>
                        </wps:spPr>
                        <wps:txbx>
                          <w:txbxContent>
                            <w:p w14:paraId="1432A4B1" w14:textId="77777777" w:rsidR="00396402" w:rsidRDefault="00396402">
                              <w:pPr>
                                <w:spacing w:after="160" w:line="259" w:lineRule="auto"/>
                                <w:ind w:left="0" w:right="0" w:firstLine="0"/>
                                <w:jc w:val="left"/>
                              </w:pPr>
                              <w:r>
                                <w:t xml:space="preserve"> </w:t>
                              </w:r>
                            </w:p>
                          </w:txbxContent>
                        </wps:txbx>
                        <wps:bodyPr horzOverflow="overflow" vert="horz" lIns="0" tIns="0" rIns="0" bIns="0" rtlCol="0">
                          <a:noAutofit/>
                        </wps:bodyPr>
                      </wps:wsp>
                      <wps:wsp>
                        <wps:cNvPr id="12" name="Rectangle 12"/>
                        <wps:cNvSpPr/>
                        <wps:spPr>
                          <a:xfrm>
                            <a:off x="0" y="4329177"/>
                            <a:ext cx="50673" cy="224380"/>
                          </a:xfrm>
                          <a:prstGeom prst="rect">
                            <a:avLst/>
                          </a:prstGeom>
                          <a:ln>
                            <a:noFill/>
                          </a:ln>
                        </wps:spPr>
                        <wps:txbx>
                          <w:txbxContent>
                            <w:p w14:paraId="687FFCE4" w14:textId="77777777" w:rsidR="00396402" w:rsidRDefault="00396402">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36" name="Picture 36"/>
                          <pic:cNvPicPr/>
                        </pic:nvPicPr>
                        <pic:blipFill>
                          <a:blip r:embed="rId8">
                            <a:extLst>
                              <a:ext uri="{28A0092B-C50C-407E-A947-70E740481C1C}">
                                <a14:useLocalDpi xmlns:a14="http://schemas.microsoft.com/office/drawing/2010/main" val="0"/>
                              </a:ext>
                            </a:extLst>
                          </a:blip>
                          <a:srcRect/>
                          <a:stretch/>
                        </pic:blipFill>
                        <pic:spPr>
                          <a:xfrm>
                            <a:off x="18732" y="397330"/>
                            <a:ext cx="5949950" cy="3707541"/>
                          </a:xfrm>
                          <a:prstGeom prst="rect">
                            <a:avLst/>
                          </a:prstGeom>
                        </pic:spPr>
                      </pic:pic>
                      <wps:wsp>
                        <wps:cNvPr id="37" name="Shape 37"/>
                        <wps:cNvSpPr/>
                        <wps:spPr>
                          <a:xfrm>
                            <a:off x="13970" y="265202"/>
                            <a:ext cx="5959475" cy="3971925"/>
                          </a:xfrm>
                          <a:custGeom>
                            <a:avLst/>
                            <a:gdLst/>
                            <a:ahLst/>
                            <a:cxnLst/>
                            <a:rect l="0" t="0" r="0" b="0"/>
                            <a:pathLst>
                              <a:path w="5959475" h="3971925">
                                <a:moveTo>
                                  <a:pt x="0" y="3971925"/>
                                </a:moveTo>
                                <a:lnTo>
                                  <a:pt x="5959475" y="3971925"/>
                                </a:lnTo>
                                <a:lnTo>
                                  <a:pt x="5959475" y="0"/>
                                </a:lnTo>
                                <a:lnTo>
                                  <a:pt x="0" y="0"/>
                                </a:lnTo>
                                <a:close/>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92939EF" id="Group 68549" o:spid="_x0000_s1026" style="width:474.15pt;height:354.15pt;mso-position-horizontal-relative:char;mso-position-vertical-relative:line" coordsize="60342,4553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">
                <v:rect id="Rectangle 10" o:spid="_x0000_s1027"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077D9786" w14:textId="77777777" w:rsidR="00396402" w:rsidRDefault="00396402">
                        <w:pPr>
                          <w:spacing w:after="160" w:line="259" w:lineRule="auto"/>
                          <w:ind w:left="0" w:right="0" w:firstLine="0"/>
                          <w:jc w:val="left"/>
                        </w:pPr>
                        <w:r>
                          <w:t xml:space="preserve"> </w:t>
                        </w:r>
                      </w:p>
                    </w:txbxContent>
                  </v:textbox>
                </v:rect>
                <v:rect id="Rectangle 11" o:spid="_x0000_s1028" style="position:absolute;left:59835;top:4115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1432A4B1" w14:textId="77777777" w:rsidR="00396402" w:rsidRDefault="00396402">
                        <w:pPr>
                          <w:spacing w:after="160" w:line="259" w:lineRule="auto"/>
                          <w:ind w:left="0" w:right="0" w:firstLine="0"/>
                          <w:jc w:val="left"/>
                        </w:pPr>
                        <w:r>
                          <w:t xml:space="preserve"> </w:t>
                        </w:r>
                      </w:p>
                    </w:txbxContent>
                  </v:textbox>
                </v:rect>
                <v:rect id="Rectangle 12" o:spid="_x0000_s1029" style="position:absolute;top:4329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687FFCE4" w14:textId="77777777" w:rsidR="00396402" w:rsidRDefault="00396402">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 o:spid="_x0000_s1030" type="#_x0000_t75" style="position:absolute;left:187;top:3973;width:59499;height:37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">
                  <v:imagedata r:id="rId9" o:title=""/>
                </v:shape>
                <v:shape id="Shape 37" o:spid="_x0000_s1031" style="position:absolute;left:139;top:2652;width:59595;height:39719;visibility:visible;mso-wrap-style:square;v-text-anchor:top" coordsize="5959475,397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" path="m,3971925r5959475,l5959475,,,,,3971925xe" filled="f">
                  <v:stroke miterlimit="83231f" joinstyle="miter"/>
                  <v:path arrowok="t" textboxrect="0,0,5959475,3971925"/>
                </v:shape>
                <w10:anchorlock/>
              </v:group>
            </w:pict>
          </mc:Fallback>
        </mc:AlternateContent>
      </w:r>
    </w:p>
    <w:p w14:paraId="11866985" w14:textId="5383D7A3" w:rsidR="00045EC4" w:rsidRPr="00C44589" w:rsidRDefault="004E2D54">
      <w:pPr>
        <w:spacing w:after="79" w:line="259" w:lineRule="auto"/>
        <w:ind w:left="10" w:right="6"/>
        <w:jc w:val="center"/>
        <w:rPr>
          <w:color w:val="000000" w:themeColor="text1"/>
        </w:rPr>
      </w:pPr>
      <w:r w:rsidRPr="00C44589">
        <w:rPr>
          <w:b/>
          <w:color w:val="000000" w:themeColor="text1"/>
          <w:sz w:val="40"/>
        </w:rPr>
        <w:t>Project Development Report for Conservatory Catch</w:t>
      </w:r>
    </w:p>
    <w:p w14:paraId="6C8AD780" w14:textId="77777777" w:rsidR="00045EC4" w:rsidRDefault="00396402">
      <w:pPr>
        <w:spacing w:after="80" w:line="259" w:lineRule="auto"/>
        <w:ind w:left="96" w:right="0" w:firstLine="0"/>
        <w:jc w:val="center"/>
      </w:pPr>
      <w:r>
        <w:rPr>
          <w:b/>
          <w:sz w:val="40"/>
        </w:rPr>
        <w:t xml:space="preserve"> </w:t>
      </w:r>
    </w:p>
    <w:p w14:paraId="257A2E95" w14:textId="77777777" w:rsidR="00045EC4" w:rsidRDefault="00396402">
      <w:pPr>
        <w:spacing w:after="0" w:line="259" w:lineRule="auto"/>
        <w:ind w:left="96" w:right="0" w:firstLine="0"/>
        <w:jc w:val="center"/>
      </w:pPr>
      <w:r>
        <w:rPr>
          <w:b/>
          <w:sz w:val="40"/>
        </w:rPr>
        <w:t xml:space="preserve"> </w:t>
      </w:r>
    </w:p>
    <w:p w14:paraId="4D5346EF" w14:textId="59A9E387" w:rsidR="00D40FE5" w:rsidRPr="00D40FE5" w:rsidRDefault="002A4E52" w:rsidP="00D40FE5">
      <w:pPr>
        <w:pStyle w:val="Heading1"/>
        <w:spacing w:after="0"/>
        <w:ind w:left="0" w:right="4" w:firstLine="0"/>
        <w:rPr>
          <w:i/>
          <w:color w:val="000000" w:themeColor="text1"/>
        </w:rPr>
      </w:pPr>
      <w:r>
        <w:rPr>
          <w:i/>
          <w:color w:val="000000" w:themeColor="text1"/>
        </w:rPr>
        <w:t xml:space="preserve">    </w:t>
      </w:r>
      <w:r w:rsidRPr="00C44589">
        <w:rPr>
          <w:i/>
          <w:color w:val="000000" w:themeColor="text1"/>
        </w:rPr>
        <w:t>Prepared by</w:t>
      </w:r>
    </w:p>
    <w:p w14:paraId="1CFF72A8" w14:textId="0FC7223A" w:rsidR="00045EC4" w:rsidRDefault="00D40FE5" w:rsidP="00C44589">
      <w:pPr>
        <w:spacing w:after="0" w:line="238" w:lineRule="auto"/>
        <w:ind w:left="3525" w:right="3393" w:firstLine="332"/>
        <w:jc w:val="center"/>
      </w:pPr>
      <w:r>
        <w:rPr>
          <w:b/>
          <w:color w:val="auto"/>
          <w:sz w:val="32"/>
        </w:rPr>
        <w:t xml:space="preserve">Jose Cuellar- Aguirre, </w:t>
      </w:r>
      <w:r w:rsidR="004E2D54" w:rsidRPr="002A4E52">
        <w:rPr>
          <w:b/>
          <w:color w:val="auto"/>
          <w:sz w:val="32"/>
        </w:rPr>
        <w:t xml:space="preserve">Marcos Echevarria, Christian Garcia, and </w:t>
      </w:r>
      <w:r w:rsidR="004E2D54" w:rsidRPr="002A4E52">
        <w:rPr>
          <w:b/>
          <w:color w:val="auto"/>
          <w:sz w:val="32"/>
        </w:rPr>
        <w:lastRenderedPageBreak/>
        <w:t xml:space="preserve">Nick Tryba </w:t>
      </w:r>
      <w:r w:rsidR="004E2D54">
        <w:rPr>
          <w:b/>
          <w:i w:val="0"/>
          <w:color w:val="000000"/>
          <w:sz w:val="32"/>
        </w:rPr>
        <w:t>CS 440 at the</w:t>
      </w:r>
    </w:p>
    <w:p w14:paraId="0EDE4C9C" w14:textId="77777777" w:rsidR="00045EC4" w:rsidRDefault="00396402">
      <w:pPr>
        <w:spacing w:after="3" w:line="259" w:lineRule="auto"/>
        <w:ind w:left="10" w:right="10"/>
        <w:jc w:val="center"/>
      </w:pPr>
      <w:r>
        <w:rPr>
          <w:b/>
          <w:i w:val="0"/>
          <w:color w:val="000000"/>
          <w:sz w:val="32"/>
        </w:rPr>
        <w:t xml:space="preserve">University of Illinois Chicago </w:t>
      </w:r>
    </w:p>
    <w:p w14:paraId="012DAB48" w14:textId="77777777" w:rsidR="00045EC4" w:rsidRDefault="00396402">
      <w:pPr>
        <w:spacing w:after="0" w:line="259" w:lineRule="auto"/>
        <w:ind w:left="76" w:right="0" w:firstLine="0"/>
        <w:jc w:val="center"/>
      </w:pPr>
      <w:r>
        <w:rPr>
          <w:b/>
          <w:i w:val="0"/>
          <w:color w:val="000000"/>
          <w:sz w:val="32"/>
        </w:rPr>
        <w:t xml:space="preserve"> </w:t>
      </w:r>
    </w:p>
    <w:p w14:paraId="06550D57" w14:textId="77777777" w:rsidR="00C44589" w:rsidRDefault="00C44589">
      <w:pPr>
        <w:spacing w:after="174" w:line="259" w:lineRule="auto"/>
        <w:ind w:left="0" w:right="146" w:firstLine="0"/>
        <w:jc w:val="right"/>
        <w:rPr>
          <w:rFonts w:ascii="Cambria" w:eastAsia="Cambria" w:hAnsi="Cambria" w:cs="Cambria"/>
          <w:b/>
        </w:rPr>
      </w:pPr>
    </w:p>
    <w:p w14:paraId="0FF08A72" w14:textId="77777777" w:rsidR="00045EC4" w:rsidRDefault="00396402">
      <w:pPr>
        <w:pStyle w:val="Heading1"/>
      </w:pPr>
      <w:r>
        <w:t>Table of Contents</w:t>
      </w:r>
      <w:r>
        <w:rPr>
          <w:b w:val="0"/>
          <w:sz w:val="24"/>
        </w:rPr>
        <w:t xml:space="preserve"> </w:t>
      </w:r>
    </w:p>
    <w:p w14:paraId="1F473725" w14:textId="6FA7F925" w:rsidR="00045EC4" w:rsidRPr="003511B2" w:rsidRDefault="00396402">
      <w:pPr>
        <w:numPr>
          <w:ilvl w:val="0"/>
          <w:numId w:val="2"/>
        </w:numPr>
        <w:spacing w:after="214" w:line="265" w:lineRule="auto"/>
        <w:ind w:right="0" w:hanging="864"/>
      </w:pPr>
      <w:r>
        <w:rPr>
          <w:i w:val="0"/>
          <w:color w:val="000000"/>
        </w:rPr>
        <w:t xml:space="preserve">ProjectDescription ...................................................................................................... </w:t>
      </w:r>
      <w:r w:rsidR="003E1557">
        <w:rPr>
          <w:i w:val="0"/>
          <w:color w:val="000000"/>
        </w:rPr>
        <w:t>7</w:t>
      </w:r>
    </w:p>
    <w:p w14:paraId="530876A1" w14:textId="26808896" w:rsidR="003511B2" w:rsidRDefault="003511B2" w:rsidP="003511B2">
      <w:pPr>
        <w:numPr>
          <w:ilvl w:val="1"/>
          <w:numId w:val="2"/>
        </w:numPr>
        <w:spacing w:after="214" w:line="265" w:lineRule="auto"/>
        <w:ind w:right="0" w:hanging="624"/>
      </w:pPr>
      <w:r>
        <w:rPr>
          <w:i w:val="0"/>
          <w:color w:val="000000"/>
        </w:rPr>
        <w:t>ProjectOverview ...................................................................................</w:t>
      </w:r>
      <w:r w:rsidR="00CC0472">
        <w:rPr>
          <w:i w:val="0"/>
          <w:color w:val="000000"/>
        </w:rPr>
        <w:t xml:space="preserve"> </w:t>
      </w:r>
      <w:r>
        <w:rPr>
          <w:i w:val="0"/>
          <w:color w:val="000000"/>
        </w:rPr>
        <w:t xml:space="preserve">..................... </w:t>
      </w:r>
      <w:r w:rsidR="003E1557">
        <w:rPr>
          <w:i w:val="0"/>
          <w:color w:val="000000"/>
        </w:rPr>
        <w:t>7</w:t>
      </w:r>
      <w:r>
        <w:rPr>
          <w:rFonts w:ascii="Calibri" w:eastAsia="Calibri" w:hAnsi="Calibri" w:cs="Calibri"/>
          <w:i w:val="0"/>
          <w:color w:val="000000"/>
          <w:sz w:val="22"/>
        </w:rPr>
        <w:t xml:space="preserve"> </w:t>
      </w:r>
    </w:p>
    <w:p w14:paraId="06BBE7B1" w14:textId="6A28D6E1" w:rsidR="003511B2" w:rsidRDefault="003511B2" w:rsidP="003511B2">
      <w:pPr>
        <w:numPr>
          <w:ilvl w:val="1"/>
          <w:numId w:val="2"/>
        </w:numPr>
        <w:spacing w:after="0" w:line="331" w:lineRule="auto"/>
        <w:ind w:right="0" w:hanging="624"/>
      </w:pPr>
      <w:r>
        <w:rPr>
          <w:i w:val="0"/>
          <w:color w:val="000000"/>
        </w:rPr>
        <w:t xml:space="preserve">The Purpose of the Project .......................................................................................... </w:t>
      </w:r>
      <w:r w:rsidR="003E1557">
        <w:rPr>
          <w:i w:val="0"/>
          <w:color w:val="000000"/>
        </w:rPr>
        <w:t>7</w:t>
      </w:r>
      <w:r>
        <w:rPr>
          <w:rFonts w:ascii="Calibri" w:eastAsia="Calibri" w:hAnsi="Calibri" w:cs="Calibri"/>
          <w:i w:val="0"/>
          <w:color w:val="000000"/>
          <w:sz w:val="22"/>
        </w:rPr>
        <w:t xml:space="preserve"> </w:t>
      </w:r>
      <w:r>
        <w:rPr>
          <w:i w:val="0"/>
          <w:color w:val="000000"/>
        </w:rPr>
        <w:t>2a</w:t>
      </w:r>
      <w:r>
        <w:rPr>
          <w:rFonts w:ascii="Calibri" w:eastAsia="Calibri" w:hAnsi="Calibri" w:cs="Calibri"/>
          <w:i w:val="0"/>
          <w:color w:val="000000"/>
          <w:sz w:val="22"/>
        </w:rPr>
        <w:t xml:space="preserve"> </w:t>
      </w:r>
      <w:r w:rsidR="00085AF4">
        <w:rPr>
          <w:rFonts w:ascii="Calibri" w:eastAsia="Calibri" w:hAnsi="Calibri" w:cs="Calibri"/>
          <w:i w:val="0"/>
          <w:color w:val="000000"/>
          <w:sz w:val="22"/>
        </w:rPr>
        <w:t xml:space="preserve">  </w:t>
      </w:r>
      <w:r>
        <w:rPr>
          <w:i w:val="0"/>
          <w:color w:val="000000"/>
        </w:rPr>
        <w:t xml:space="preserve">The User Business or Background of the Project Effort .................................... </w:t>
      </w:r>
      <w:r w:rsidR="003E1557">
        <w:rPr>
          <w:i w:val="0"/>
          <w:color w:val="000000"/>
        </w:rPr>
        <w:t>7</w:t>
      </w:r>
    </w:p>
    <w:p w14:paraId="71B425AC" w14:textId="13561C41" w:rsidR="003511B2" w:rsidRDefault="003511B2" w:rsidP="003511B2">
      <w:pPr>
        <w:tabs>
          <w:tab w:val="center" w:pos="984"/>
          <w:tab w:val="right" w:pos="9367"/>
        </w:tabs>
        <w:spacing w:after="0" w:line="265" w:lineRule="auto"/>
        <w:ind w:left="0" w:right="0" w:firstLine="0"/>
        <w:jc w:val="left"/>
      </w:pPr>
      <w:r>
        <w:rPr>
          <w:rFonts w:ascii="Calibri" w:eastAsia="Calibri" w:hAnsi="Calibri" w:cs="Calibri"/>
          <w:i w:val="0"/>
          <w:color w:val="000000"/>
          <w:sz w:val="22"/>
        </w:rPr>
        <w:tab/>
      </w:r>
      <w:r w:rsidR="00085AF4">
        <w:rPr>
          <w:rFonts w:ascii="Calibri" w:eastAsia="Calibri" w:hAnsi="Calibri" w:cs="Calibri"/>
          <w:i w:val="0"/>
          <w:color w:val="000000"/>
          <w:sz w:val="22"/>
        </w:rPr>
        <w:t xml:space="preserve">                 </w:t>
      </w:r>
      <w:r>
        <w:rPr>
          <w:i w:val="0"/>
          <w:color w:val="000000"/>
        </w:rPr>
        <w:t>2b</w:t>
      </w:r>
      <w:r w:rsidR="00085AF4">
        <w:rPr>
          <w:i w:val="0"/>
          <w:color w:val="000000"/>
        </w:rPr>
        <w:t xml:space="preserve">  </w:t>
      </w:r>
      <w:r>
        <w:rPr>
          <w:rFonts w:ascii="Calibri" w:eastAsia="Calibri" w:hAnsi="Calibri" w:cs="Calibri"/>
          <w:i w:val="0"/>
          <w:color w:val="000000"/>
          <w:sz w:val="22"/>
        </w:rPr>
        <w:t xml:space="preserve"> </w:t>
      </w:r>
      <w:r>
        <w:rPr>
          <w:i w:val="0"/>
          <w:color w:val="000000"/>
        </w:rPr>
        <w:t>Goals of the Project ....</w:t>
      </w:r>
      <w:r w:rsidR="00085AF4">
        <w:rPr>
          <w:i w:val="0"/>
          <w:color w:val="000000"/>
        </w:rPr>
        <w:t>....</w:t>
      </w:r>
      <w:r>
        <w:rPr>
          <w:i w:val="0"/>
          <w:color w:val="000000"/>
        </w:rPr>
        <w:t xml:space="preserve">.................................................................................... </w:t>
      </w:r>
      <w:r w:rsidR="003E1557">
        <w:rPr>
          <w:i w:val="0"/>
          <w:color w:val="000000"/>
        </w:rPr>
        <w:t>7</w:t>
      </w:r>
      <w:r>
        <w:rPr>
          <w:rFonts w:ascii="Calibri" w:eastAsia="Calibri" w:hAnsi="Calibri" w:cs="Calibri"/>
          <w:i w:val="0"/>
          <w:color w:val="000000"/>
          <w:sz w:val="22"/>
        </w:rPr>
        <w:t xml:space="preserve"> </w:t>
      </w:r>
    </w:p>
    <w:p w14:paraId="2716366A" w14:textId="6C25AE73" w:rsidR="003511B2" w:rsidRDefault="003511B2" w:rsidP="003511B2">
      <w:pPr>
        <w:spacing w:after="214" w:line="265" w:lineRule="auto"/>
        <w:ind w:left="874" w:right="0"/>
      </w:pPr>
      <w:r>
        <w:rPr>
          <w:i w:val="0"/>
          <w:color w:val="000000"/>
        </w:rPr>
        <w:t>2c</w:t>
      </w:r>
      <w:r>
        <w:rPr>
          <w:rFonts w:ascii="Calibri" w:eastAsia="Calibri" w:hAnsi="Calibri" w:cs="Calibri"/>
          <w:i w:val="0"/>
          <w:color w:val="000000"/>
          <w:sz w:val="22"/>
        </w:rPr>
        <w:t xml:space="preserve"> </w:t>
      </w:r>
      <w:r w:rsidR="00085AF4">
        <w:rPr>
          <w:rFonts w:ascii="Calibri" w:eastAsia="Calibri" w:hAnsi="Calibri" w:cs="Calibri"/>
          <w:i w:val="0"/>
          <w:color w:val="000000"/>
          <w:sz w:val="22"/>
        </w:rPr>
        <w:t xml:space="preserve">   </w:t>
      </w:r>
      <w:r>
        <w:rPr>
          <w:i w:val="0"/>
          <w:color w:val="000000"/>
        </w:rPr>
        <w:t xml:space="preserve">Measurement ....................................................................................................... </w:t>
      </w:r>
      <w:r w:rsidR="003E1557">
        <w:rPr>
          <w:i w:val="0"/>
          <w:color w:val="000000"/>
        </w:rPr>
        <w:t>8</w:t>
      </w:r>
    </w:p>
    <w:p w14:paraId="1A324EF6" w14:textId="47251B0E" w:rsidR="003511B2" w:rsidRDefault="003511B2" w:rsidP="003511B2">
      <w:pPr>
        <w:numPr>
          <w:ilvl w:val="1"/>
          <w:numId w:val="2"/>
        </w:numPr>
        <w:spacing w:after="0" w:line="331" w:lineRule="auto"/>
        <w:ind w:right="0" w:hanging="624"/>
      </w:pPr>
      <w:r>
        <w:rPr>
          <w:i w:val="0"/>
          <w:color w:val="000000"/>
        </w:rPr>
        <w:t xml:space="preserve">The Scope of the Work ............................................................................................. </w:t>
      </w:r>
      <w:r w:rsidR="003E1557">
        <w:rPr>
          <w:i w:val="0"/>
          <w:color w:val="000000"/>
        </w:rPr>
        <w:t>8</w:t>
      </w:r>
      <w:r>
        <w:rPr>
          <w:rFonts w:ascii="Calibri" w:eastAsia="Calibri" w:hAnsi="Calibri" w:cs="Calibri"/>
          <w:i w:val="0"/>
          <w:color w:val="000000"/>
          <w:sz w:val="22"/>
        </w:rPr>
        <w:t xml:space="preserve"> </w:t>
      </w:r>
      <w:r>
        <w:rPr>
          <w:i w:val="0"/>
          <w:color w:val="000000"/>
        </w:rPr>
        <w:t>3a</w:t>
      </w:r>
      <w:r>
        <w:rPr>
          <w:rFonts w:ascii="Calibri" w:eastAsia="Calibri" w:hAnsi="Calibri" w:cs="Calibri"/>
          <w:i w:val="0"/>
          <w:color w:val="000000"/>
          <w:sz w:val="22"/>
        </w:rPr>
        <w:t xml:space="preserve"> </w:t>
      </w:r>
      <w:r w:rsidR="00085AF4">
        <w:rPr>
          <w:rFonts w:ascii="Calibri" w:eastAsia="Calibri" w:hAnsi="Calibri" w:cs="Calibri"/>
          <w:i w:val="0"/>
          <w:color w:val="000000"/>
          <w:sz w:val="22"/>
        </w:rPr>
        <w:t xml:space="preserve">   </w:t>
      </w:r>
      <w:r>
        <w:rPr>
          <w:i w:val="0"/>
          <w:color w:val="000000"/>
        </w:rPr>
        <w:t>The Current Situation ....</w:t>
      </w:r>
      <w:r w:rsidR="00085AF4">
        <w:rPr>
          <w:i w:val="0"/>
          <w:color w:val="000000"/>
        </w:rPr>
        <w:t>.</w:t>
      </w:r>
      <w:r>
        <w:rPr>
          <w:i w:val="0"/>
          <w:color w:val="000000"/>
        </w:rPr>
        <w:t xml:space="preserve">..................................................................................... </w:t>
      </w:r>
      <w:r w:rsidR="003E1557">
        <w:rPr>
          <w:i w:val="0"/>
          <w:color w:val="000000"/>
        </w:rPr>
        <w:t>8</w:t>
      </w:r>
      <w:r>
        <w:rPr>
          <w:rFonts w:ascii="Calibri" w:eastAsia="Calibri" w:hAnsi="Calibri" w:cs="Calibri"/>
          <w:i w:val="0"/>
          <w:color w:val="000000"/>
          <w:sz w:val="22"/>
        </w:rPr>
        <w:t xml:space="preserve"> </w:t>
      </w:r>
    </w:p>
    <w:p w14:paraId="170BEDAA" w14:textId="0C2003D8" w:rsidR="003511B2" w:rsidRDefault="003511B2" w:rsidP="003511B2">
      <w:pPr>
        <w:tabs>
          <w:tab w:val="center" w:pos="984"/>
          <w:tab w:val="right" w:pos="9367"/>
        </w:tabs>
        <w:spacing w:after="0" w:line="265" w:lineRule="auto"/>
        <w:ind w:left="0" w:right="0" w:firstLine="0"/>
        <w:jc w:val="left"/>
      </w:pPr>
      <w:r>
        <w:rPr>
          <w:rFonts w:ascii="Calibri" w:eastAsia="Calibri" w:hAnsi="Calibri" w:cs="Calibri"/>
          <w:i w:val="0"/>
          <w:color w:val="000000"/>
          <w:sz w:val="22"/>
        </w:rPr>
        <w:tab/>
      </w:r>
      <w:r w:rsidR="00085AF4">
        <w:rPr>
          <w:rFonts w:ascii="Calibri" w:eastAsia="Calibri" w:hAnsi="Calibri" w:cs="Calibri"/>
          <w:i w:val="0"/>
          <w:color w:val="000000"/>
          <w:sz w:val="22"/>
        </w:rPr>
        <w:t xml:space="preserve">                 </w:t>
      </w:r>
      <w:r>
        <w:rPr>
          <w:i w:val="0"/>
          <w:color w:val="000000"/>
        </w:rPr>
        <w:t>3b</w:t>
      </w:r>
      <w:r w:rsidR="00085AF4">
        <w:rPr>
          <w:rFonts w:ascii="Calibri" w:eastAsia="Calibri" w:hAnsi="Calibri" w:cs="Calibri"/>
          <w:i w:val="0"/>
          <w:color w:val="000000"/>
          <w:sz w:val="22"/>
        </w:rPr>
        <w:t xml:space="preserve">    </w:t>
      </w:r>
      <w:r>
        <w:rPr>
          <w:i w:val="0"/>
          <w:color w:val="000000"/>
        </w:rPr>
        <w:t>The Context of the Work ...</w:t>
      </w:r>
      <w:r w:rsidR="00085AF4">
        <w:rPr>
          <w:i w:val="0"/>
          <w:color w:val="000000"/>
        </w:rPr>
        <w:t>....</w:t>
      </w:r>
      <w:r>
        <w:rPr>
          <w:i w:val="0"/>
          <w:color w:val="000000"/>
        </w:rPr>
        <w:t>.</w:t>
      </w:r>
      <w:r w:rsidR="00CC0472">
        <w:rPr>
          <w:i w:val="0"/>
          <w:color w:val="000000"/>
        </w:rPr>
        <w:t xml:space="preserve"> </w:t>
      </w:r>
      <w:r>
        <w:rPr>
          <w:i w:val="0"/>
          <w:color w:val="000000"/>
        </w:rPr>
        <w:t xml:space="preserve">............................................................................ </w:t>
      </w:r>
      <w:r w:rsidR="003E1557">
        <w:rPr>
          <w:i w:val="0"/>
          <w:color w:val="000000"/>
        </w:rPr>
        <w:t>9</w:t>
      </w:r>
      <w:r>
        <w:rPr>
          <w:rFonts w:ascii="Calibri" w:eastAsia="Calibri" w:hAnsi="Calibri" w:cs="Calibri"/>
          <w:i w:val="0"/>
          <w:color w:val="000000"/>
          <w:sz w:val="22"/>
        </w:rPr>
        <w:t xml:space="preserve"> </w:t>
      </w:r>
    </w:p>
    <w:p w14:paraId="3FA9525F" w14:textId="106C9235" w:rsidR="003511B2" w:rsidRDefault="00085AF4" w:rsidP="00085AF4">
      <w:pPr>
        <w:spacing w:after="0" w:line="265" w:lineRule="auto"/>
        <w:ind w:right="0"/>
      </w:pPr>
      <w:r>
        <w:rPr>
          <w:i w:val="0"/>
          <w:color w:val="000000"/>
        </w:rPr>
        <w:t xml:space="preserve">  </w:t>
      </w:r>
      <w:r w:rsidR="003511B2">
        <w:rPr>
          <w:i w:val="0"/>
          <w:color w:val="000000"/>
        </w:rPr>
        <w:t>3c</w:t>
      </w:r>
      <w:r>
        <w:rPr>
          <w:i w:val="0"/>
          <w:color w:val="000000"/>
        </w:rPr>
        <w:t xml:space="preserve"> </w:t>
      </w:r>
      <w:r w:rsidR="003511B2">
        <w:rPr>
          <w:rFonts w:ascii="Calibri" w:eastAsia="Calibri" w:hAnsi="Calibri" w:cs="Calibri"/>
          <w:i w:val="0"/>
          <w:color w:val="000000"/>
          <w:sz w:val="22"/>
        </w:rPr>
        <w:t xml:space="preserve"> </w:t>
      </w:r>
      <w:r>
        <w:rPr>
          <w:rFonts w:ascii="Calibri" w:eastAsia="Calibri" w:hAnsi="Calibri" w:cs="Calibri"/>
          <w:i w:val="0"/>
          <w:color w:val="000000"/>
          <w:sz w:val="22"/>
        </w:rPr>
        <w:t xml:space="preserve">  </w:t>
      </w:r>
      <w:r w:rsidR="003511B2">
        <w:rPr>
          <w:i w:val="0"/>
          <w:color w:val="000000"/>
        </w:rPr>
        <w:t xml:space="preserve">Work Partitioning................................................................................................. </w:t>
      </w:r>
      <w:r w:rsidR="003E1557">
        <w:rPr>
          <w:i w:val="0"/>
          <w:color w:val="000000"/>
        </w:rPr>
        <w:t>9</w:t>
      </w:r>
      <w:r w:rsidR="003511B2">
        <w:rPr>
          <w:rFonts w:ascii="Calibri" w:eastAsia="Calibri" w:hAnsi="Calibri" w:cs="Calibri"/>
          <w:i w:val="0"/>
          <w:color w:val="000000"/>
          <w:sz w:val="22"/>
        </w:rPr>
        <w:t xml:space="preserve"> </w:t>
      </w:r>
    </w:p>
    <w:p w14:paraId="5DC9E884" w14:textId="677694CF" w:rsidR="003511B2" w:rsidRDefault="003511B2" w:rsidP="003511B2">
      <w:pPr>
        <w:tabs>
          <w:tab w:val="center" w:pos="984"/>
          <w:tab w:val="right" w:pos="9367"/>
        </w:tabs>
        <w:spacing w:after="214" w:line="265" w:lineRule="auto"/>
        <w:ind w:left="0" w:right="0" w:firstLine="0"/>
        <w:jc w:val="left"/>
      </w:pPr>
      <w:r>
        <w:rPr>
          <w:rFonts w:ascii="Calibri" w:eastAsia="Calibri" w:hAnsi="Calibri" w:cs="Calibri"/>
          <w:i w:val="0"/>
          <w:color w:val="000000"/>
          <w:sz w:val="22"/>
        </w:rPr>
        <w:tab/>
      </w:r>
      <w:r w:rsidR="00085AF4">
        <w:rPr>
          <w:rFonts w:ascii="Calibri" w:eastAsia="Calibri" w:hAnsi="Calibri" w:cs="Calibri"/>
          <w:i w:val="0"/>
          <w:color w:val="000000"/>
          <w:sz w:val="22"/>
        </w:rPr>
        <w:t xml:space="preserve">                 </w:t>
      </w:r>
      <w:r>
        <w:rPr>
          <w:i w:val="0"/>
          <w:color w:val="000000"/>
        </w:rPr>
        <w:t>3d</w:t>
      </w:r>
      <w:r w:rsidR="00085AF4">
        <w:rPr>
          <w:rFonts w:ascii="Calibri" w:eastAsia="Calibri" w:hAnsi="Calibri" w:cs="Calibri"/>
          <w:i w:val="0"/>
          <w:color w:val="000000"/>
          <w:sz w:val="22"/>
        </w:rPr>
        <w:t xml:space="preserve">    </w:t>
      </w:r>
      <w:r>
        <w:rPr>
          <w:i w:val="0"/>
          <w:color w:val="000000"/>
        </w:rPr>
        <w:t>Competing Products ..........</w:t>
      </w:r>
      <w:r w:rsidR="00085AF4">
        <w:rPr>
          <w:i w:val="0"/>
          <w:color w:val="000000"/>
        </w:rPr>
        <w:t>...</w:t>
      </w:r>
      <w:r>
        <w:rPr>
          <w:i w:val="0"/>
          <w:color w:val="000000"/>
        </w:rPr>
        <w:t xml:space="preserve">............................................................................. </w:t>
      </w:r>
      <w:r w:rsidR="003E1557">
        <w:rPr>
          <w:i w:val="0"/>
          <w:color w:val="000000"/>
        </w:rPr>
        <w:t>11</w:t>
      </w:r>
      <w:r>
        <w:rPr>
          <w:rFonts w:ascii="Calibri" w:eastAsia="Calibri" w:hAnsi="Calibri" w:cs="Calibri"/>
          <w:i w:val="0"/>
          <w:color w:val="000000"/>
          <w:sz w:val="22"/>
        </w:rPr>
        <w:t xml:space="preserve"> </w:t>
      </w:r>
    </w:p>
    <w:p w14:paraId="25EA0046" w14:textId="433B1FF3" w:rsidR="003511B2" w:rsidRDefault="003511B2" w:rsidP="003511B2">
      <w:pPr>
        <w:numPr>
          <w:ilvl w:val="1"/>
          <w:numId w:val="2"/>
        </w:numPr>
        <w:spacing w:after="0" w:line="331" w:lineRule="auto"/>
        <w:ind w:right="0" w:hanging="624"/>
      </w:pPr>
      <w:r>
        <w:rPr>
          <w:i w:val="0"/>
          <w:color w:val="000000"/>
        </w:rPr>
        <w:t xml:space="preserve">The Scope of the Product .......................................................................................... </w:t>
      </w:r>
      <w:r w:rsidR="003E1557">
        <w:rPr>
          <w:i w:val="0"/>
          <w:color w:val="000000"/>
        </w:rPr>
        <w:t>11</w:t>
      </w:r>
      <w:r>
        <w:rPr>
          <w:rFonts w:ascii="Calibri" w:eastAsia="Calibri" w:hAnsi="Calibri" w:cs="Calibri"/>
          <w:i w:val="0"/>
          <w:color w:val="000000"/>
          <w:sz w:val="22"/>
        </w:rPr>
        <w:t xml:space="preserve"> </w:t>
      </w:r>
      <w:r>
        <w:rPr>
          <w:i w:val="0"/>
          <w:color w:val="000000"/>
        </w:rPr>
        <w:t>4a</w:t>
      </w:r>
      <w:r w:rsidR="00085AF4">
        <w:rPr>
          <w:i w:val="0"/>
          <w:color w:val="000000"/>
        </w:rPr>
        <w:t xml:space="preserve">  </w:t>
      </w:r>
      <w:r>
        <w:rPr>
          <w:rFonts w:ascii="Calibri" w:eastAsia="Calibri" w:hAnsi="Calibri" w:cs="Calibri"/>
          <w:i w:val="0"/>
          <w:color w:val="000000"/>
          <w:sz w:val="22"/>
        </w:rPr>
        <w:t xml:space="preserve"> </w:t>
      </w:r>
      <w:r>
        <w:rPr>
          <w:i w:val="0"/>
          <w:color w:val="000000"/>
        </w:rPr>
        <w:t>Scenario Diagram(s) ....................</w:t>
      </w:r>
      <w:r w:rsidR="00085AF4">
        <w:rPr>
          <w:i w:val="0"/>
          <w:color w:val="000000"/>
        </w:rPr>
        <w:t>.</w:t>
      </w:r>
      <w:r>
        <w:rPr>
          <w:i w:val="0"/>
          <w:color w:val="000000"/>
        </w:rPr>
        <w:t xml:space="preserve">...................................................................... </w:t>
      </w:r>
      <w:r w:rsidR="003E1557">
        <w:rPr>
          <w:i w:val="0"/>
          <w:color w:val="000000"/>
        </w:rPr>
        <w:t>11</w:t>
      </w:r>
      <w:r>
        <w:rPr>
          <w:rFonts w:ascii="Calibri" w:eastAsia="Calibri" w:hAnsi="Calibri" w:cs="Calibri"/>
          <w:i w:val="0"/>
          <w:color w:val="000000"/>
          <w:sz w:val="22"/>
        </w:rPr>
        <w:t xml:space="preserve"> </w:t>
      </w:r>
    </w:p>
    <w:p w14:paraId="1D193B9F" w14:textId="30D2B5D3" w:rsidR="003511B2" w:rsidRDefault="003511B2" w:rsidP="003511B2">
      <w:pPr>
        <w:tabs>
          <w:tab w:val="center" w:pos="984"/>
          <w:tab w:val="right" w:pos="9367"/>
        </w:tabs>
        <w:spacing w:after="0" w:line="265" w:lineRule="auto"/>
        <w:ind w:left="0" w:right="0" w:firstLine="0"/>
        <w:jc w:val="left"/>
      </w:pPr>
      <w:r>
        <w:rPr>
          <w:rFonts w:ascii="Calibri" w:eastAsia="Calibri" w:hAnsi="Calibri" w:cs="Calibri"/>
          <w:i w:val="0"/>
          <w:color w:val="000000"/>
          <w:sz w:val="22"/>
        </w:rPr>
        <w:tab/>
      </w:r>
      <w:r w:rsidR="00085AF4">
        <w:rPr>
          <w:rFonts w:ascii="Calibri" w:eastAsia="Calibri" w:hAnsi="Calibri" w:cs="Calibri"/>
          <w:i w:val="0"/>
          <w:color w:val="000000"/>
          <w:sz w:val="22"/>
        </w:rPr>
        <w:t xml:space="preserve">                 </w:t>
      </w:r>
      <w:r>
        <w:rPr>
          <w:i w:val="0"/>
          <w:color w:val="000000"/>
        </w:rPr>
        <w:t>4b</w:t>
      </w:r>
      <w:r w:rsidR="00085AF4">
        <w:rPr>
          <w:i w:val="0"/>
          <w:color w:val="000000"/>
        </w:rPr>
        <w:t xml:space="preserve"> </w:t>
      </w:r>
      <w:r>
        <w:rPr>
          <w:i w:val="0"/>
          <w:color w:val="000000"/>
        </w:rPr>
        <w:t>Product Scenario</w:t>
      </w:r>
      <w:r w:rsidR="00CC0472">
        <w:rPr>
          <w:i w:val="0"/>
          <w:color w:val="000000"/>
        </w:rPr>
        <w:t xml:space="preserve"> </w:t>
      </w:r>
      <w:r>
        <w:rPr>
          <w:i w:val="0"/>
          <w:color w:val="000000"/>
        </w:rPr>
        <w:t>List .................</w:t>
      </w:r>
      <w:r w:rsidR="00085AF4">
        <w:rPr>
          <w:i w:val="0"/>
          <w:color w:val="000000"/>
        </w:rPr>
        <w:t>.....</w:t>
      </w:r>
      <w:r>
        <w:rPr>
          <w:i w:val="0"/>
          <w:color w:val="000000"/>
        </w:rPr>
        <w:t>......................</w:t>
      </w:r>
      <w:r w:rsidR="00CC0472">
        <w:rPr>
          <w:i w:val="0"/>
          <w:color w:val="000000"/>
        </w:rPr>
        <w:t xml:space="preserve"> </w:t>
      </w:r>
      <w:r>
        <w:rPr>
          <w:i w:val="0"/>
          <w:color w:val="000000"/>
        </w:rPr>
        <w:t xml:space="preserve">............................................. </w:t>
      </w:r>
      <w:r w:rsidR="003E1557">
        <w:rPr>
          <w:i w:val="0"/>
          <w:color w:val="000000"/>
        </w:rPr>
        <w:t>13</w:t>
      </w:r>
      <w:r>
        <w:rPr>
          <w:rFonts w:ascii="Calibri" w:eastAsia="Calibri" w:hAnsi="Calibri" w:cs="Calibri"/>
          <w:i w:val="0"/>
          <w:color w:val="000000"/>
          <w:sz w:val="22"/>
        </w:rPr>
        <w:t xml:space="preserve"> </w:t>
      </w:r>
    </w:p>
    <w:p w14:paraId="6C111375" w14:textId="037ED014" w:rsidR="003511B2" w:rsidRDefault="003511B2" w:rsidP="003511B2">
      <w:pPr>
        <w:spacing w:after="214" w:line="265" w:lineRule="auto"/>
        <w:ind w:left="874" w:right="0"/>
      </w:pPr>
      <w:r>
        <w:rPr>
          <w:i w:val="0"/>
          <w:color w:val="000000"/>
        </w:rPr>
        <w:t>4c</w:t>
      </w:r>
      <w:r>
        <w:rPr>
          <w:rFonts w:ascii="Calibri" w:eastAsia="Calibri" w:hAnsi="Calibri" w:cs="Calibri"/>
          <w:i w:val="0"/>
          <w:color w:val="000000"/>
          <w:sz w:val="22"/>
        </w:rPr>
        <w:t xml:space="preserve"> </w:t>
      </w:r>
      <w:r w:rsidR="00085AF4">
        <w:rPr>
          <w:rFonts w:ascii="Calibri" w:eastAsia="Calibri" w:hAnsi="Calibri" w:cs="Calibri"/>
          <w:i w:val="0"/>
          <w:color w:val="000000"/>
          <w:sz w:val="22"/>
        </w:rPr>
        <w:t xml:space="preserve"> </w:t>
      </w:r>
      <w:r>
        <w:rPr>
          <w:i w:val="0"/>
          <w:color w:val="000000"/>
        </w:rPr>
        <w:t>Individual Product Scenarios .............................................................................. 1</w:t>
      </w:r>
      <w:r w:rsidR="003E1557">
        <w:rPr>
          <w:i w:val="0"/>
          <w:color w:val="000000"/>
        </w:rPr>
        <w:t>4</w:t>
      </w:r>
      <w:r>
        <w:rPr>
          <w:rFonts w:ascii="Calibri" w:eastAsia="Calibri" w:hAnsi="Calibri" w:cs="Calibri"/>
          <w:i w:val="0"/>
          <w:color w:val="000000"/>
          <w:sz w:val="22"/>
        </w:rPr>
        <w:t xml:space="preserve"> </w:t>
      </w:r>
    </w:p>
    <w:p w14:paraId="66246165" w14:textId="62BA4B2C" w:rsidR="003511B2" w:rsidRDefault="003511B2" w:rsidP="003511B2">
      <w:pPr>
        <w:numPr>
          <w:ilvl w:val="1"/>
          <w:numId w:val="2"/>
        </w:numPr>
        <w:spacing w:after="0" w:line="332" w:lineRule="auto"/>
        <w:ind w:right="0" w:hanging="624"/>
      </w:pPr>
      <w:r>
        <w:rPr>
          <w:i w:val="0"/>
          <w:color w:val="000000"/>
        </w:rPr>
        <w:t>Stakeholders</w:t>
      </w:r>
      <w:r w:rsidR="00CC0472">
        <w:rPr>
          <w:i w:val="0"/>
          <w:color w:val="000000"/>
        </w:rPr>
        <w:t xml:space="preserve"> </w:t>
      </w:r>
      <w:r>
        <w:rPr>
          <w:i w:val="0"/>
          <w:color w:val="000000"/>
        </w:rPr>
        <w:t>................................................................................</w:t>
      </w:r>
      <w:r w:rsidR="00CC0472">
        <w:rPr>
          <w:i w:val="0"/>
          <w:color w:val="000000"/>
        </w:rPr>
        <w:t>..</w:t>
      </w:r>
      <w:r>
        <w:rPr>
          <w:i w:val="0"/>
          <w:color w:val="000000"/>
        </w:rPr>
        <w:t>......................... 1</w:t>
      </w:r>
      <w:r w:rsidR="003E1557">
        <w:rPr>
          <w:i w:val="0"/>
          <w:color w:val="000000"/>
        </w:rPr>
        <w:t>4</w:t>
      </w:r>
      <w:r>
        <w:rPr>
          <w:rFonts w:ascii="Calibri" w:eastAsia="Calibri" w:hAnsi="Calibri" w:cs="Calibri"/>
          <w:i w:val="0"/>
          <w:color w:val="000000"/>
          <w:sz w:val="22"/>
        </w:rPr>
        <w:t xml:space="preserve"> </w:t>
      </w:r>
      <w:r>
        <w:rPr>
          <w:i w:val="0"/>
          <w:color w:val="000000"/>
        </w:rPr>
        <w:t>5a</w:t>
      </w:r>
      <w:r>
        <w:rPr>
          <w:rFonts w:ascii="Calibri" w:eastAsia="Calibri" w:hAnsi="Calibri" w:cs="Calibri"/>
          <w:i w:val="0"/>
          <w:color w:val="000000"/>
          <w:sz w:val="22"/>
        </w:rPr>
        <w:t xml:space="preserve"> </w:t>
      </w:r>
      <w:r w:rsidR="00085AF4">
        <w:rPr>
          <w:rFonts w:ascii="Calibri" w:eastAsia="Calibri" w:hAnsi="Calibri" w:cs="Calibri"/>
          <w:i w:val="0"/>
          <w:color w:val="000000"/>
          <w:sz w:val="22"/>
        </w:rPr>
        <w:t xml:space="preserve">   </w:t>
      </w:r>
      <w:r>
        <w:rPr>
          <w:i w:val="0"/>
          <w:color w:val="000000"/>
        </w:rPr>
        <w:t>The Client........................................................................................................... 1</w:t>
      </w:r>
      <w:r w:rsidR="003E1557">
        <w:rPr>
          <w:i w:val="0"/>
          <w:color w:val="000000"/>
        </w:rPr>
        <w:t>4</w:t>
      </w:r>
    </w:p>
    <w:p w14:paraId="1CB93D21" w14:textId="5863EC47" w:rsidR="003511B2" w:rsidRDefault="003511B2" w:rsidP="003511B2">
      <w:pPr>
        <w:tabs>
          <w:tab w:val="center" w:pos="984"/>
          <w:tab w:val="right" w:pos="9367"/>
        </w:tabs>
        <w:spacing w:after="0" w:line="265" w:lineRule="auto"/>
        <w:ind w:left="0" w:right="0" w:firstLine="0"/>
        <w:jc w:val="left"/>
      </w:pPr>
      <w:r>
        <w:rPr>
          <w:rFonts w:ascii="Calibri" w:eastAsia="Calibri" w:hAnsi="Calibri" w:cs="Calibri"/>
          <w:i w:val="0"/>
          <w:color w:val="000000"/>
          <w:sz w:val="22"/>
        </w:rPr>
        <w:tab/>
      </w:r>
      <w:r w:rsidR="00085AF4">
        <w:rPr>
          <w:rFonts w:ascii="Calibri" w:eastAsia="Calibri" w:hAnsi="Calibri" w:cs="Calibri"/>
          <w:i w:val="0"/>
          <w:color w:val="000000"/>
          <w:sz w:val="22"/>
        </w:rPr>
        <w:t xml:space="preserve">                 </w:t>
      </w:r>
      <w:r>
        <w:rPr>
          <w:i w:val="0"/>
          <w:color w:val="000000"/>
        </w:rPr>
        <w:t>5b</w:t>
      </w:r>
      <w:r w:rsidR="00085AF4">
        <w:rPr>
          <w:i w:val="0"/>
          <w:color w:val="000000"/>
        </w:rPr>
        <w:t xml:space="preserve">   </w:t>
      </w:r>
      <w:r>
        <w:rPr>
          <w:i w:val="0"/>
          <w:color w:val="000000"/>
        </w:rPr>
        <w:t>The Customer .....................................................</w:t>
      </w:r>
      <w:r w:rsidR="00085AF4">
        <w:rPr>
          <w:i w:val="0"/>
          <w:color w:val="000000"/>
        </w:rPr>
        <w:t>....</w:t>
      </w:r>
      <w:r>
        <w:rPr>
          <w:i w:val="0"/>
          <w:color w:val="000000"/>
        </w:rPr>
        <w:t>........................................... 1</w:t>
      </w:r>
      <w:r w:rsidR="003E1557">
        <w:rPr>
          <w:i w:val="0"/>
          <w:color w:val="000000"/>
        </w:rPr>
        <w:t>4</w:t>
      </w:r>
      <w:r>
        <w:rPr>
          <w:rFonts w:ascii="Calibri" w:eastAsia="Calibri" w:hAnsi="Calibri" w:cs="Calibri"/>
          <w:i w:val="0"/>
          <w:color w:val="000000"/>
          <w:sz w:val="22"/>
        </w:rPr>
        <w:t xml:space="preserve"> </w:t>
      </w:r>
    </w:p>
    <w:p w14:paraId="096AE1E0" w14:textId="30DD1727" w:rsidR="003511B2" w:rsidRDefault="003511B2" w:rsidP="003511B2">
      <w:pPr>
        <w:spacing w:after="0" w:line="265" w:lineRule="auto"/>
        <w:ind w:left="874" w:right="0"/>
      </w:pPr>
      <w:r>
        <w:rPr>
          <w:i w:val="0"/>
          <w:color w:val="000000"/>
        </w:rPr>
        <w:t>5c</w:t>
      </w:r>
      <w:r>
        <w:rPr>
          <w:rFonts w:ascii="Calibri" w:eastAsia="Calibri" w:hAnsi="Calibri" w:cs="Calibri"/>
          <w:i w:val="0"/>
          <w:color w:val="000000"/>
          <w:sz w:val="22"/>
        </w:rPr>
        <w:t xml:space="preserve"> </w:t>
      </w:r>
      <w:r w:rsidR="00085AF4">
        <w:rPr>
          <w:rFonts w:ascii="Calibri" w:eastAsia="Calibri" w:hAnsi="Calibri" w:cs="Calibri"/>
          <w:i w:val="0"/>
          <w:color w:val="000000"/>
          <w:sz w:val="22"/>
        </w:rPr>
        <w:t xml:space="preserve">   </w:t>
      </w:r>
      <w:r>
        <w:rPr>
          <w:i w:val="0"/>
          <w:color w:val="000000"/>
        </w:rPr>
        <w:t>Hands-On Users of the Product ......................................................................... 1</w:t>
      </w:r>
      <w:r w:rsidR="003E1557">
        <w:rPr>
          <w:i w:val="0"/>
          <w:color w:val="000000"/>
        </w:rPr>
        <w:t>4</w:t>
      </w:r>
      <w:r>
        <w:rPr>
          <w:rFonts w:ascii="Calibri" w:eastAsia="Calibri" w:hAnsi="Calibri" w:cs="Calibri"/>
          <w:i w:val="0"/>
          <w:color w:val="000000"/>
          <w:sz w:val="22"/>
        </w:rPr>
        <w:t xml:space="preserve"> </w:t>
      </w:r>
    </w:p>
    <w:p w14:paraId="6467FB68" w14:textId="1B1B683A" w:rsidR="003511B2" w:rsidRDefault="003511B2" w:rsidP="003511B2">
      <w:pPr>
        <w:tabs>
          <w:tab w:val="center" w:pos="984"/>
          <w:tab w:val="right" w:pos="9367"/>
        </w:tabs>
        <w:spacing w:after="0" w:line="265" w:lineRule="auto"/>
        <w:ind w:left="0" w:right="0" w:firstLine="0"/>
        <w:jc w:val="left"/>
      </w:pPr>
      <w:r>
        <w:rPr>
          <w:rFonts w:ascii="Calibri" w:eastAsia="Calibri" w:hAnsi="Calibri" w:cs="Calibri"/>
          <w:i w:val="0"/>
          <w:color w:val="000000"/>
          <w:sz w:val="22"/>
        </w:rPr>
        <w:tab/>
      </w:r>
      <w:r w:rsidR="00085AF4">
        <w:rPr>
          <w:rFonts w:ascii="Calibri" w:eastAsia="Calibri" w:hAnsi="Calibri" w:cs="Calibri"/>
          <w:i w:val="0"/>
          <w:color w:val="000000"/>
          <w:sz w:val="22"/>
        </w:rPr>
        <w:t xml:space="preserve">                 </w:t>
      </w:r>
      <w:r>
        <w:rPr>
          <w:i w:val="0"/>
          <w:color w:val="000000"/>
        </w:rPr>
        <w:t>5d</w:t>
      </w:r>
      <w:r w:rsidR="00085AF4">
        <w:rPr>
          <w:i w:val="0"/>
          <w:color w:val="000000"/>
        </w:rPr>
        <w:t xml:space="preserve">   </w:t>
      </w:r>
      <w:r>
        <w:rPr>
          <w:rFonts w:ascii="Calibri" w:eastAsia="Calibri" w:hAnsi="Calibri" w:cs="Calibri"/>
          <w:i w:val="0"/>
          <w:color w:val="000000"/>
          <w:sz w:val="22"/>
        </w:rPr>
        <w:t xml:space="preserve"> </w:t>
      </w:r>
      <w:r>
        <w:rPr>
          <w:i w:val="0"/>
          <w:color w:val="000000"/>
        </w:rPr>
        <w:t xml:space="preserve">Maintenance Users and Service Technicians </w:t>
      </w:r>
      <w:r w:rsidR="00085AF4">
        <w:rPr>
          <w:i w:val="0"/>
          <w:color w:val="000000"/>
        </w:rPr>
        <w:t>….</w:t>
      </w:r>
      <w:r>
        <w:rPr>
          <w:i w:val="0"/>
          <w:color w:val="000000"/>
        </w:rPr>
        <w:t>.............................................. 1</w:t>
      </w:r>
      <w:r w:rsidR="003E1557">
        <w:rPr>
          <w:i w:val="0"/>
          <w:color w:val="000000"/>
        </w:rPr>
        <w:t>5</w:t>
      </w:r>
      <w:r>
        <w:rPr>
          <w:rFonts w:ascii="Calibri" w:eastAsia="Calibri" w:hAnsi="Calibri" w:cs="Calibri"/>
          <w:i w:val="0"/>
          <w:color w:val="000000"/>
          <w:sz w:val="22"/>
        </w:rPr>
        <w:t xml:space="preserve"> </w:t>
      </w:r>
    </w:p>
    <w:p w14:paraId="0424A4FE" w14:textId="13177ECC" w:rsidR="003511B2" w:rsidRDefault="003511B2" w:rsidP="003511B2">
      <w:pPr>
        <w:spacing w:after="0" w:line="265" w:lineRule="auto"/>
        <w:ind w:left="874" w:right="0"/>
      </w:pPr>
      <w:r>
        <w:rPr>
          <w:i w:val="0"/>
          <w:color w:val="000000"/>
        </w:rPr>
        <w:t>5e</w:t>
      </w:r>
      <w:r w:rsidR="00085AF4">
        <w:rPr>
          <w:i w:val="0"/>
          <w:color w:val="000000"/>
        </w:rPr>
        <w:t xml:space="preserve">  </w:t>
      </w:r>
      <w:r>
        <w:rPr>
          <w:rFonts w:ascii="Calibri" w:eastAsia="Calibri" w:hAnsi="Calibri" w:cs="Calibri"/>
          <w:i w:val="0"/>
          <w:color w:val="000000"/>
          <w:sz w:val="22"/>
        </w:rPr>
        <w:t xml:space="preserve"> </w:t>
      </w:r>
      <w:r>
        <w:rPr>
          <w:i w:val="0"/>
          <w:color w:val="000000"/>
        </w:rPr>
        <w:t>Other Stakeholders .............................................................................................. 1</w:t>
      </w:r>
      <w:r w:rsidR="003E1557">
        <w:rPr>
          <w:i w:val="0"/>
          <w:color w:val="000000"/>
        </w:rPr>
        <w:t>5</w:t>
      </w:r>
    </w:p>
    <w:p w14:paraId="0CDA6072" w14:textId="3A3FB1B7" w:rsidR="003511B2" w:rsidRDefault="003511B2" w:rsidP="003511B2">
      <w:pPr>
        <w:tabs>
          <w:tab w:val="center" w:pos="964"/>
          <w:tab w:val="right" w:pos="9367"/>
        </w:tabs>
        <w:spacing w:after="0" w:line="265" w:lineRule="auto"/>
        <w:ind w:left="0" w:right="0" w:firstLine="0"/>
        <w:jc w:val="left"/>
      </w:pPr>
      <w:r>
        <w:rPr>
          <w:rFonts w:ascii="Calibri" w:eastAsia="Calibri" w:hAnsi="Calibri" w:cs="Calibri"/>
          <w:i w:val="0"/>
          <w:color w:val="000000"/>
          <w:sz w:val="22"/>
        </w:rPr>
        <w:tab/>
      </w:r>
      <w:r w:rsidR="00085AF4">
        <w:rPr>
          <w:rFonts w:ascii="Calibri" w:eastAsia="Calibri" w:hAnsi="Calibri" w:cs="Calibri"/>
          <w:i w:val="0"/>
          <w:color w:val="000000"/>
          <w:sz w:val="22"/>
        </w:rPr>
        <w:t xml:space="preserve">                 </w:t>
      </w:r>
      <w:r>
        <w:rPr>
          <w:i w:val="0"/>
          <w:color w:val="000000"/>
        </w:rPr>
        <w:t>5f</w:t>
      </w:r>
      <w:r w:rsidR="00085AF4">
        <w:rPr>
          <w:i w:val="0"/>
          <w:color w:val="000000"/>
        </w:rPr>
        <w:t xml:space="preserve">   </w:t>
      </w:r>
      <w:r>
        <w:rPr>
          <w:rFonts w:ascii="Calibri" w:eastAsia="Calibri" w:hAnsi="Calibri" w:cs="Calibri"/>
          <w:i w:val="0"/>
          <w:color w:val="000000"/>
          <w:sz w:val="22"/>
        </w:rPr>
        <w:t xml:space="preserve"> </w:t>
      </w:r>
      <w:r>
        <w:rPr>
          <w:i w:val="0"/>
          <w:color w:val="000000"/>
        </w:rPr>
        <w:t>User Participation............................................................................................... 1</w:t>
      </w:r>
      <w:r w:rsidR="003E1557">
        <w:rPr>
          <w:i w:val="0"/>
          <w:color w:val="000000"/>
        </w:rPr>
        <w:t>6</w:t>
      </w:r>
      <w:r>
        <w:rPr>
          <w:rFonts w:ascii="Calibri" w:eastAsia="Calibri" w:hAnsi="Calibri" w:cs="Calibri"/>
          <w:i w:val="0"/>
          <w:color w:val="000000"/>
          <w:sz w:val="22"/>
        </w:rPr>
        <w:t xml:space="preserve"> </w:t>
      </w:r>
    </w:p>
    <w:p w14:paraId="30B2A36C" w14:textId="41973BF0" w:rsidR="003511B2" w:rsidRDefault="003511B2" w:rsidP="003511B2">
      <w:pPr>
        <w:tabs>
          <w:tab w:val="center" w:pos="984"/>
          <w:tab w:val="right" w:pos="9367"/>
        </w:tabs>
        <w:spacing w:after="214" w:line="265" w:lineRule="auto"/>
        <w:ind w:left="0" w:right="0" w:firstLine="0"/>
        <w:jc w:val="left"/>
      </w:pPr>
      <w:r>
        <w:rPr>
          <w:rFonts w:ascii="Calibri" w:eastAsia="Calibri" w:hAnsi="Calibri" w:cs="Calibri"/>
          <w:i w:val="0"/>
          <w:color w:val="000000"/>
          <w:sz w:val="22"/>
        </w:rPr>
        <w:tab/>
      </w:r>
      <w:r w:rsidR="00085AF4">
        <w:rPr>
          <w:rFonts w:ascii="Calibri" w:eastAsia="Calibri" w:hAnsi="Calibri" w:cs="Calibri"/>
          <w:i w:val="0"/>
          <w:color w:val="000000"/>
          <w:sz w:val="22"/>
        </w:rPr>
        <w:t xml:space="preserve">                 </w:t>
      </w:r>
      <w:r>
        <w:rPr>
          <w:i w:val="0"/>
          <w:color w:val="000000"/>
        </w:rPr>
        <w:t>5g</w:t>
      </w:r>
      <w:r>
        <w:rPr>
          <w:rFonts w:ascii="Calibri" w:eastAsia="Calibri" w:hAnsi="Calibri" w:cs="Calibri"/>
          <w:i w:val="0"/>
          <w:color w:val="000000"/>
          <w:sz w:val="22"/>
        </w:rPr>
        <w:t xml:space="preserve"> </w:t>
      </w:r>
      <w:r w:rsidR="00085AF4">
        <w:rPr>
          <w:rFonts w:ascii="Calibri" w:eastAsia="Calibri" w:hAnsi="Calibri" w:cs="Calibri"/>
          <w:i w:val="0"/>
          <w:color w:val="000000"/>
          <w:sz w:val="22"/>
        </w:rPr>
        <w:t xml:space="preserve">   </w:t>
      </w:r>
      <w:r>
        <w:rPr>
          <w:i w:val="0"/>
          <w:color w:val="000000"/>
        </w:rPr>
        <w:t>Priorities Assigned to Users ..........................................</w:t>
      </w:r>
      <w:r w:rsidR="00085AF4">
        <w:rPr>
          <w:i w:val="0"/>
          <w:color w:val="000000"/>
        </w:rPr>
        <w:t>...</w:t>
      </w:r>
      <w:r>
        <w:rPr>
          <w:i w:val="0"/>
          <w:color w:val="000000"/>
        </w:rPr>
        <w:t>................................. 1</w:t>
      </w:r>
      <w:r w:rsidR="003E1557">
        <w:rPr>
          <w:i w:val="0"/>
          <w:color w:val="000000"/>
        </w:rPr>
        <w:t>6</w:t>
      </w:r>
    </w:p>
    <w:p w14:paraId="50342DF1" w14:textId="615C1359" w:rsidR="003511B2" w:rsidRDefault="003511B2" w:rsidP="003511B2">
      <w:pPr>
        <w:numPr>
          <w:ilvl w:val="1"/>
          <w:numId w:val="2"/>
        </w:numPr>
        <w:spacing w:after="0" w:line="331" w:lineRule="auto"/>
        <w:ind w:right="0" w:hanging="624"/>
      </w:pPr>
      <w:r>
        <w:rPr>
          <w:i w:val="0"/>
          <w:color w:val="000000"/>
        </w:rPr>
        <w:t>Mandate</w:t>
      </w:r>
      <w:r w:rsidR="00CC0472">
        <w:rPr>
          <w:i w:val="0"/>
          <w:color w:val="000000"/>
        </w:rPr>
        <w:t xml:space="preserve">d </w:t>
      </w:r>
      <w:r>
        <w:rPr>
          <w:i w:val="0"/>
          <w:color w:val="000000"/>
        </w:rPr>
        <w:t>Constraints ............................................................................................ 1</w:t>
      </w:r>
      <w:r w:rsidR="003E1557">
        <w:rPr>
          <w:i w:val="0"/>
          <w:color w:val="000000"/>
        </w:rPr>
        <w:t>6</w:t>
      </w:r>
      <w:r>
        <w:rPr>
          <w:rFonts w:ascii="Calibri" w:eastAsia="Calibri" w:hAnsi="Calibri" w:cs="Calibri"/>
          <w:i w:val="0"/>
          <w:color w:val="000000"/>
          <w:sz w:val="22"/>
        </w:rPr>
        <w:t xml:space="preserve"> </w:t>
      </w:r>
      <w:r>
        <w:rPr>
          <w:i w:val="0"/>
          <w:color w:val="000000"/>
        </w:rPr>
        <w:t>6a</w:t>
      </w:r>
      <w:r>
        <w:rPr>
          <w:rFonts w:ascii="Calibri" w:eastAsia="Calibri" w:hAnsi="Calibri" w:cs="Calibri"/>
          <w:i w:val="0"/>
          <w:color w:val="000000"/>
          <w:sz w:val="22"/>
        </w:rPr>
        <w:t xml:space="preserve"> </w:t>
      </w:r>
      <w:r w:rsidR="00085AF4">
        <w:rPr>
          <w:rFonts w:ascii="Calibri" w:eastAsia="Calibri" w:hAnsi="Calibri" w:cs="Calibri"/>
          <w:i w:val="0"/>
          <w:color w:val="000000"/>
          <w:sz w:val="22"/>
        </w:rPr>
        <w:t xml:space="preserve">   </w:t>
      </w:r>
      <w:r>
        <w:rPr>
          <w:i w:val="0"/>
          <w:color w:val="000000"/>
        </w:rPr>
        <w:t>Solution Constraints .......................................................................................... 1</w:t>
      </w:r>
      <w:r w:rsidR="003E1557">
        <w:rPr>
          <w:i w:val="0"/>
          <w:color w:val="000000"/>
        </w:rPr>
        <w:t>6</w:t>
      </w:r>
      <w:r>
        <w:rPr>
          <w:rFonts w:ascii="Calibri" w:eastAsia="Calibri" w:hAnsi="Calibri" w:cs="Calibri"/>
          <w:i w:val="0"/>
          <w:color w:val="000000"/>
          <w:sz w:val="22"/>
        </w:rPr>
        <w:t xml:space="preserve"> </w:t>
      </w:r>
    </w:p>
    <w:p w14:paraId="7CD349DE" w14:textId="72477F47" w:rsidR="003511B2" w:rsidRDefault="003511B2" w:rsidP="003511B2">
      <w:pPr>
        <w:tabs>
          <w:tab w:val="center" w:pos="984"/>
          <w:tab w:val="right" w:pos="9367"/>
        </w:tabs>
        <w:spacing w:after="0" w:line="265" w:lineRule="auto"/>
        <w:ind w:left="0" w:right="0" w:firstLine="0"/>
        <w:jc w:val="left"/>
      </w:pPr>
      <w:r>
        <w:rPr>
          <w:rFonts w:ascii="Calibri" w:eastAsia="Calibri" w:hAnsi="Calibri" w:cs="Calibri"/>
          <w:i w:val="0"/>
          <w:color w:val="000000"/>
          <w:sz w:val="22"/>
        </w:rPr>
        <w:tab/>
      </w:r>
      <w:r w:rsidR="00085AF4">
        <w:rPr>
          <w:rFonts w:ascii="Calibri" w:eastAsia="Calibri" w:hAnsi="Calibri" w:cs="Calibri"/>
          <w:i w:val="0"/>
          <w:color w:val="000000"/>
          <w:sz w:val="22"/>
        </w:rPr>
        <w:t xml:space="preserve">                 </w:t>
      </w:r>
      <w:r>
        <w:rPr>
          <w:i w:val="0"/>
          <w:color w:val="000000"/>
        </w:rPr>
        <w:t>6b</w:t>
      </w:r>
      <w:r>
        <w:rPr>
          <w:rFonts w:ascii="Calibri" w:eastAsia="Calibri" w:hAnsi="Calibri" w:cs="Calibri"/>
          <w:i w:val="0"/>
          <w:color w:val="000000"/>
          <w:sz w:val="22"/>
        </w:rPr>
        <w:t xml:space="preserve"> </w:t>
      </w:r>
      <w:r w:rsidR="00085AF4">
        <w:rPr>
          <w:rFonts w:ascii="Calibri" w:eastAsia="Calibri" w:hAnsi="Calibri" w:cs="Calibri"/>
          <w:i w:val="0"/>
          <w:color w:val="000000"/>
          <w:sz w:val="22"/>
        </w:rPr>
        <w:t xml:space="preserve">   </w:t>
      </w:r>
      <w:r>
        <w:rPr>
          <w:i w:val="0"/>
          <w:color w:val="000000"/>
        </w:rPr>
        <w:t xml:space="preserve">Implementation Environment of the Current System </w:t>
      </w:r>
      <w:r w:rsidR="00085AF4">
        <w:rPr>
          <w:i w:val="0"/>
          <w:color w:val="000000"/>
        </w:rPr>
        <w:t>…</w:t>
      </w:r>
      <w:r>
        <w:rPr>
          <w:i w:val="0"/>
          <w:color w:val="000000"/>
        </w:rPr>
        <w:t>................................... 1</w:t>
      </w:r>
      <w:r w:rsidR="003E1557">
        <w:rPr>
          <w:i w:val="0"/>
          <w:color w:val="000000"/>
        </w:rPr>
        <w:t>7</w:t>
      </w:r>
      <w:r>
        <w:rPr>
          <w:rFonts w:ascii="Calibri" w:eastAsia="Calibri" w:hAnsi="Calibri" w:cs="Calibri"/>
          <w:i w:val="0"/>
          <w:color w:val="000000"/>
          <w:sz w:val="22"/>
        </w:rPr>
        <w:t xml:space="preserve"> </w:t>
      </w:r>
    </w:p>
    <w:p w14:paraId="50C5C940" w14:textId="2B61CF01" w:rsidR="003511B2" w:rsidRDefault="003511B2" w:rsidP="003511B2">
      <w:pPr>
        <w:spacing w:after="0" w:line="265" w:lineRule="auto"/>
        <w:ind w:left="874" w:right="0"/>
      </w:pPr>
      <w:r>
        <w:rPr>
          <w:i w:val="0"/>
          <w:color w:val="000000"/>
        </w:rPr>
        <w:lastRenderedPageBreak/>
        <w:t>6c</w:t>
      </w:r>
      <w:r>
        <w:rPr>
          <w:rFonts w:ascii="Calibri" w:eastAsia="Calibri" w:hAnsi="Calibri" w:cs="Calibri"/>
          <w:i w:val="0"/>
          <w:color w:val="000000"/>
          <w:sz w:val="22"/>
        </w:rPr>
        <w:t xml:space="preserve"> </w:t>
      </w:r>
      <w:r w:rsidR="00085AF4">
        <w:rPr>
          <w:rFonts w:ascii="Calibri" w:eastAsia="Calibri" w:hAnsi="Calibri" w:cs="Calibri"/>
          <w:i w:val="0"/>
          <w:color w:val="000000"/>
          <w:sz w:val="22"/>
        </w:rPr>
        <w:t xml:space="preserve">   </w:t>
      </w:r>
      <w:r>
        <w:rPr>
          <w:i w:val="0"/>
          <w:color w:val="000000"/>
        </w:rPr>
        <w:t>Partner or Collaborative Applications .</w:t>
      </w:r>
      <w:r w:rsidR="00085AF4">
        <w:rPr>
          <w:i w:val="0"/>
          <w:color w:val="000000"/>
        </w:rPr>
        <w:t>.</w:t>
      </w:r>
      <w:r>
        <w:rPr>
          <w:i w:val="0"/>
          <w:color w:val="000000"/>
        </w:rPr>
        <w:t>............................................................. 1</w:t>
      </w:r>
      <w:r w:rsidR="003E1557">
        <w:rPr>
          <w:i w:val="0"/>
          <w:color w:val="000000"/>
        </w:rPr>
        <w:t>7</w:t>
      </w:r>
    </w:p>
    <w:p w14:paraId="4EC682FA" w14:textId="0ED19897" w:rsidR="003511B2" w:rsidRDefault="003511B2" w:rsidP="003511B2">
      <w:pPr>
        <w:tabs>
          <w:tab w:val="center" w:pos="984"/>
          <w:tab w:val="right" w:pos="9367"/>
        </w:tabs>
        <w:spacing w:after="0" w:line="265" w:lineRule="auto"/>
        <w:ind w:left="0" w:right="0" w:firstLine="0"/>
        <w:jc w:val="left"/>
      </w:pPr>
      <w:r>
        <w:rPr>
          <w:rFonts w:ascii="Calibri" w:eastAsia="Calibri" w:hAnsi="Calibri" w:cs="Calibri"/>
          <w:i w:val="0"/>
          <w:color w:val="000000"/>
          <w:sz w:val="22"/>
        </w:rPr>
        <w:tab/>
      </w:r>
      <w:r w:rsidR="00085AF4">
        <w:rPr>
          <w:rFonts w:ascii="Calibri" w:eastAsia="Calibri" w:hAnsi="Calibri" w:cs="Calibri"/>
          <w:i w:val="0"/>
          <w:color w:val="000000"/>
          <w:sz w:val="22"/>
        </w:rPr>
        <w:t xml:space="preserve">                 </w:t>
      </w:r>
      <w:r>
        <w:rPr>
          <w:i w:val="0"/>
          <w:color w:val="000000"/>
        </w:rPr>
        <w:t>6d</w:t>
      </w:r>
      <w:r>
        <w:rPr>
          <w:rFonts w:ascii="Calibri" w:eastAsia="Calibri" w:hAnsi="Calibri" w:cs="Calibri"/>
          <w:i w:val="0"/>
          <w:color w:val="000000"/>
          <w:sz w:val="22"/>
        </w:rPr>
        <w:t xml:space="preserve"> </w:t>
      </w:r>
      <w:r w:rsidR="00085AF4">
        <w:rPr>
          <w:rFonts w:ascii="Calibri" w:eastAsia="Calibri" w:hAnsi="Calibri" w:cs="Calibri"/>
          <w:i w:val="0"/>
          <w:color w:val="000000"/>
          <w:sz w:val="22"/>
        </w:rPr>
        <w:t xml:space="preserve">   </w:t>
      </w:r>
      <w:r>
        <w:rPr>
          <w:i w:val="0"/>
          <w:color w:val="000000"/>
        </w:rPr>
        <w:t>Off-the-Shelf Software .......</w:t>
      </w:r>
      <w:r w:rsidR="00085AF4">
        <w:rPr>
          <w:i w:val="0"/>
          <w:color w:val="000000"/>
        </w:rPr>
        <w:t>...</w:t>
      </w:r>
      <w:r>
        <w:rPr>
          <w:i w:val="0"/>
          <w:color w:val="000000"/>
        </w:rPr>
        <w:t>............................................................................ 1</w:t>
      </w:r>
      <w:r w:rsidR="003E1557">
        <w:rPr>
          <w:i w:val="0"/>
          <w:color w:val="000000"/>
        </w:rPr>
        <w:t>7</w:t>
      </w:r>
      <w:r>
        <w:rPr>
          <w:rFonts w:ascii="Calibri" w:eastAsia="Calibri" w:hAnsi="Calibri" w:cs="Calibri"/>
          <w:i w:val="0"/>
          <w:color w:val="000000"/>
          <w:sz w:val="22"/>
        </w:rPr>
        <w:t xml:space="preserve"> </w:t>
      </w:r>
    </w:p>
    <w:p w14:paraId="309B8BC9" w14:textId="7D5D687A" w:rsidR="003511B2" w:rsidRDefault="003511B2" w:rsidP="003511B2">
      <w:pPr>
        <w:spacing w:after="0" w:line="265" w:lineRule="auto"/>
        <w:ind w:left="874" w:right="0"/>
      </w:pPr>
      <w:r>
        <w:rPr>
          <w:i w:val="0"/>
          <w:color w:val="000000"/>
        </w:rPr>
        <w:t>6e</w:t>
      </w:r>
      <w:r w:rsidR="00085AF4">
        <w:rPr>
          <w:i w:val="0"/>
          <w:color w:val="000000"/>
        </w:rPr>
        <w:t xml:space="preserve">  </w:t>
      </w:r>
      <w:r>
        <w:rPr>
          <w:rFonts w:ascii="Calibri" w:eastAsia="Calibri" w:hAnsi="Calibri" w:cs="Calibri"/>
          <w:i w:val="0"/>
          <w:color w:val="000000"/>
          <w:sz w:val="22"/>
        </w:rPr>
        <w:t xml:space="preserve"> </w:t>
      </w:r>
      <w:r>
        <w:rPr>
          <w:i w:val="0"/>
          <w:color w:val="000000"/>
        </w:rPr>
        <w:t xml:space="preserve">Anticipated Workplace Environment </w:t>
      </w:r>
      <w:r w:rsidR="00085AF4">
        <w:rPr>
          <w:i w:val="0"/>
          <w:color w:val="000000"/>
        </w:rPr>
        <w:t>.</w:t>
      </w:r>
      <w:r>
        <w:rPr>
          <w:i w:val="0"/>
          <w:color w:val="000000"/>
        </w:rPr>
        <w:t>................................................................ 1</w:t>
      </w:r>
      <w:r w:rsidR="003E1557">
        <w:rPr>
          <w:i w:val="0"/>
          <w:color w:val="000000"/>
        </w:rPr>
        <w:t>7</w:t>
      </w:r>
      <w:r>
        <w:rPr>
          <w:rFonts w:ascii="Calibri" w:eastAsia="Calibri" w:hAnsi="Calibri" w:cs="Calibri"/>
          <w:i w:val="0"/>
          <w:color w:val="000000"/>
          <w:sz w:val="22"/>
        </w:rPr>
        <w:t xml:space="preserve"> </w:t>
      </w:r>
    </w:p>
    <w:p w14:paraId="5A4E6520" w14:textId="0067E418" w:rsidR="003511B2" w:rsidRDefault="003511B2" w:rsidP="003511B2">
      <w:pPr>
        <w:tabs>
          <w:tab w:val="center" w:pos="964"/>
          <w:tab w:val="right" w:pos="9367"/>
        </w:tabs>
        <w:spacing w:after="0" w:line="265" w:lineRule="auto"/>
        <w:ind w:left="0" w:right="0" w:firstLine="0"/>
        <w:jc w:val="left"/>
      </w:pPr>
      <w:r>
        <w:rPr>
          <w:rFonts w:ascii="Calibri" w:eastAsia="Calibri" w:hAnsi="Calibri" w:cs="Calibri"/>
          <w:i w:val="0"/>
          <w:color w:val="000000"/>
          <w:sz w:val="22"/>
        </w:rPr>
        <w:tab/>
      </w:r>
      <w:r>
        <w:rPr>
          <w:i w:val="0"/>
          <w:color w:val="000000"/>
        </w:rPr>
        <w:t>6f</w:t>
      </w:r>
      <w:r>
        <w:rPr>
          <w:rFonts w:ascii="Calibri" w:eastAsia="Calibri" w:hAnsi="Calibri" w:cs="Calibri"/>
          <w:i w:val="0"/>
          <w:color w:val="000000"/>
          <w:sz w:val="22"/>
        </w:rPr>
        <w:t xml:space="preserve"> </w:t>
      </w:r>
      <w:r>
        <w:rPr>
          <w:rFonts w:ascii="Calibri" w:eastAsia="Calibri" w:hAnsi="Calibri" w:cs="Calibri"/>
          <w:i w:val="0"/>
          <w:color w:val="000000"/>
          <w:sz w:val="22"/>
        </w:rPr>
        <w:tab/>
      </w:r>
      <w:r>
        <w:rPr>
          <w:i w:val="0"/>
          <w:color w:val="000000"/>
        </w:rPr>
        <w:t>Schedule Constraints .......................................................................................... 1</w:t>
      </w:r>
      <w:r w:rsidR="003E1557">
        <w:rPr>
          <w:i w:val="0"/>
          <w:color w:val="000000"/>
        </w:rPr>
        <w:t>8</w:t>
      </w:r>
      <w:r>
        <w:rPr>
          <w:rFonts w:ascii="Calibri" w:eastAsia="Calibri" w:hAnsi="Calibri" w:cs="Calibri"/>
          <w:i w:val="0"/>
          <w:color w:val="000000"/>
          <w:sz w:val="22"/>
        </w:rPr>
        <w:t xml:space="preserve"> </w:t>
      </w:r>
    </w:p>
    <w:p w14:paraId="0C8A64EE" w14:textId="17D96495" w:rsidR="003511B2" w:rsidRDefault="003511B2" w:rsidP="003511B2">
      <w:pPr>
        <w:tabs>
          <w:tab w:val="center" w:pos="984"/>
          <w:tab w:val="right" w:pos="9367"/>
        </w:tabs>
        <w:spacing w:after="214" w:line="265" w:lineRule="auto"/>
        <w:ind w:left="0" w:right="0" w:firstLine="0"/>
        <w:jc w:val="left"/>
      </w:pPr>
      <w:r>
        <w:rPr>
          <w:rFonts w:ascii="Calibri" w:eastAsia="Calibri" w:hAnsi="Calibri" w:cs="Calibri"/>
          <w:i w:val="0"/>
          <w:color w:val="000000"/>
          <w:sz w:val="22"/>
        </w:rPr>
        <w:tab/>
      </w:r>
      <w:r w:rsidR="00085AF4">
        <w:rPr>
          <w:rFonts w:ascii="Calibri" w:eastAsia="Calibri" w:hAnsi="Calibri" w:cs="Calibri"/>
          <w:i w:val="0"/>
          <w:color w:val="000000"/>
          <w:sz w:val="22"/>
        </w:rPr>
        <w:t xml:space="preserve">                 </w:t>
      </w:r>
      <w:r>
        <w:rPr>
          <w:i w:val="0"/>
          <w:color w:val="000000"/>
        </w:rPr>
        <w:t>6g</w:t>
      </w:r>
      <w:r w:rsidR="00085AF4">
        <w:rPr>
          <w:i w:val="0"/>
          <w:color w:val="000000"/>
        </w:rPr>
        <w:t xml:space="preserve">  </w:t>
      </w:r>
      <w:r>
        <w:rPr>
          <w:rFonts w:ascii="Calibri" w:eastAsia="Calibri" w:hAnsi="Calibri" w:cs="Calibri"/>
          <w:i w:val="0"/>
          <w:color w:val="000000"/>
          <w:sz w:val="22"/>
        </w:rPr>
        <w:t xml:space="preserve"> </w:t>
      </w:r>
      <w:r>
        <w:rPr>
          <w:i w:val="0"/>
          <w:color w:val="000000"/>
        </w:rPr>
        <w:t xml:space="preserve">Budget Constraints </w:t>
      </w:r>
      <w:r w:rsidR="00085AF4">
        <w:rPr>
          <w:i w:val="0"/>
          <w:color w:val="000000"/>
        </w:rPr>
        <w:t>…</w:t>
      </w:r>
      <w:r>
        <w:rPr>
          <w:i w:val="0"/>
          <w:color w:val="000000"/>
        </w:rPr>
        <w:t>........................................................................................ 1</w:t>
      </w:r>
      <w:r w:rsidR="003E1557">
        <w:rPr>
          <w:i w:val="0"/>
          <w:color w:val="000000"/>
        </w:rPr>
        <w:t>8</w:t>
      </w:r>
      <w:r>
        <w:rPr>
          <w:rFonts w:ascii="Calibri" w:eastAsia="Calibri" w:hAnsi="Calibri" w:cs="Calibri"/>
          <w:i w:val="0"/>
          <w:color w:val="000000"/>
          <w:sz w:val="22"/>
        </w:rPr>
        <w:t xml:space="preserve"> </w:t>
      </w:r>
    </w:p>
    <w:p w14:paraId="344EABF2" w14:textId="7C089184" w:rsidR="003511B2" w:rsidRDefault="003511B2" w:rsidP="003511B2">
      <w:pPr>
        <w:numPr>
          <w:ilvl w:val="1"/>
          <w:numId w:val="2"/>
        </w:numPr>
        <w:spacing w:after="214" w:line="265" w:lineRule="auto"/>
        <w:ind w:right="0" w:hanging="624"/>
      </w:pPr>
      <w:r>
        <w:rPr>
          <w:i w:val="0"/>
          <w:color w:val="000000"/>
        </w:rPr>
        <w:t>Naming Conventions and Definitions ....................................................................... 1</w:t>
      </w:r>
      <w:r w:rsidR="003E1557">
        <w:rPr>
          <w:i w:val="0"/>
          <w:color w:val="000000"/>
        </w:rPr>
        <w:t>8</w:t>
      </w:r>
    </w:p>
    <w:p w14:paraId="49272035" w14:textId="3710C11C" w:rsidR="003511B2" w:rsidRDefault="003511B2" w:rsidP="003511B2">
      <w:pPr>
        <w:spacing w:after="0" w:line="265" w:lineRule="auto"/>
        <w:ind w:left="874" w:right="0"/>
      </w:pPr>
      <w:r>
        <w:rPr>
          <w:i w:val="0"/>
          <w:color w:val="000000"/>
        </w:rPr>
        <w:t>7a</w:t>
      </w:r>
      <w:r w:rsidR="00085AF4">
        <w:rPr>
          <w:rFonts w:ascii="Calibri" w:eastAsia="Calibri" w:hAnsi="Calibri" w:cs="Calibri"/>
          <w:i w:val="0"/>
          <w:color w:val="000000"/>
          <w:sz w:val="22"/>
        </w:rPr>
        <w:t xml:space="preserve">   </w:t>
      </w:r>
      <w:r>
        <w:rPr>
          <w:i w:val="0"/>
          <w:color w:val="000000"/>
        </w:rPr>
        <w:t>Definitions of Key Terms ..............................</w:t>
      </w:r>
      <w:r w:rsidR="00085AF4">
        <w:rPr>
          <w:i w:val="0"/>
          <w:color w:val="000000"/>
        </w:rPr>
        <w:t>..</w:t>
      </w:r>
      <w:r>
        <w:rPr>
          <w:i w:val="0"/>
          <w:color w:val="000000"/>
        </w:rPr>
        <w:t>................................................... 1</w:t>
      </w:r>
      <w:r w:rsidR="003E1557">
        <w:rPr>
          <w:i w:val="0"/>
          <w:color w:val="000000"/>
        </w:rPr>
        <w:t>8</w:t>
      </w:r>
    </w:p>
    <w:p w14:paraId="7D0B5B0E" w14:textId="6F5A629B" w:rsidR="003511B2" w:rsidRDefault="003511B2" w:rsidP="003511B2">
      <w:pPr>
        <w:tabs>
          <w:tab w:val="center" w:pos="984"/>
          <w:tab w:val="right" w:pos="9367"/>
        </w:tabs>
        <w:spacing w:after="0" w:line="265" w:lineRule="auto"/>
        <w:ind w:left="0" w:right="0" w:firstLine="0"/>
        <w:jc w:val="left"/>
      </w:pPr>
      <w:r>
        <w:rPr>
          <w:rFonts w:ascii="Calibri" w:eastAsia="Calibri" w:hAnsi="Calibri" w:cs="Calibri"/>
          <w:i w:val="0"/>
          <w:color w:val="000000"/>
          <w:sz w:val="22"/>
        </w:rPr>
        <w:tab/>
      </w:r>
      <w:r>
        <w:rPr>
          <w:i w:val="0"/>
          <w:color w:val="000000"/>
        </w:rPr>
        <w:t>7b</w:t>
      </w:r>
      <w:r>
        <w:rPr>
          <w:rFonts w:ascii="Calibri" w:eastAsia="Calibri" w:hAnsi="Calibri" w:cs="Calibri"/>
          <w:i w:val="0"/>
          <w:color w:val="000000"/>
          <w:sz w:val="22"/>
        </w:rPr>
        <w:t xml:space="preserve"> </w:t>
      </w:r>
      <w:r>
        <w:rPr>
          <w:rFonts w:ascii="Calibri" w:eastAsia="Calibri" w:hAnsi="Calibri" w:cs="Calibri"/>
          <w:i w:val="0"/>
          <w:color w:val="000000"/>
          <w:sz w:val="22"/>
        </w:rPr>
        <w:tab/>
      </w:r>
      <w:r>
        <w:rPr>
          <w:i w:val="0"/>
          <w:color w:val="000000"/>
        </w:rPr>
        <w:t>UML and Other Notation Used in This Document ............................................. 1</w:t>
      </w:r>
      <w:r w:rsidR="00E33000">
        <w:rPr>
          <w:i w:val="0"/>
          <w:color w:val="000000"/>
        </w:rPr>
        <w:t>9</w:t>
      </w:r>
    </w:p>
    <w:p w14:paraId="37B12511" w14:textId="19A1AC1B" w:rsidR="003511B2" w:rsidRDefault="003511B2" w:rsidP="003511B2">
      <w:pPr>
        <w:spacing w:after="214" w:line="265" w:lineRule="auto"/>
        <w:ind w:left="874" w:right="0"/>
      </w:pPr>
      <w:r>
        <w:rPr>
          <w:i w:val="0"/>
          <w:color w:val="000000"/>
        </w:rPr>
        <w:t>7c</w:t>
      </w:r>
      <w:r>
        <w:rPr>
          <w:rFonts w:ascii="Calibri" w:eastAsia="Calibri" w:hAnsi="Calibri" w:cs="Calibri"/>
          <w:i w:val="0"/>
          <w:color w:val="000000"/>
          <w:sz w:val="22"/>
        </w:rPr>
        <w:t xml:space="preserve"> </w:t>
      </w:r>
      <w:r w:rsidR="00085AF4">
        <w:rPr>
          <w:rFonts w:ascii="Calibri" w:eastAsia="Calibri" w:hAnsi="Calibri" w:cs="Calibri"/>
          <w:i w:val="0"/>
          <w:color w:val="000000"/>
          <w:sz w:val="22"/>
        </w:rPr>
        <w:t xml:space="preserve">   </w:t>
      </w:r>
      <w:r>
        <w:rPr>
          <w:i w:val="0"/>
          <w:color w:val="000000"/>
        </w:rPr>
        <w:t>Data Dictionary for Any Included Models ..........................</w:t>
      </w:r>
      <w:r w:rsidR="00085AF4">
        <w:rPr>
          <w:i w:val="0"/>
          <w:color w:val="000000"/>
        </w:rPr>
        <w:t>.......</w:t>
      </w:r>
      <w:r>
        <w:rPr>
          <w:i w:val="0"/>
          <w:color w:val="000000"/>
        </w:rPr>
        <w:t>........................ 1</w:t>
      </w:r>
      <w:r w:rsidR="00E33000">
        <w:rPr>
          <w:i w:val="0"/>
          <w:color w:val="000000"/>
        </w:rPr>
        <w:t>9</w:t>
      </w:r>
    </w:p>
    <w:p w14:paraId="21E7D61E" w14:textId="014E6C08" w:rsidR="003511B2" w:rsidRDefault="003511B2" w:rsidP="003511B2">
      <w:pPr>
        <w:numPr>
          <w:ilvl w:val="1"/>
          <w:numId w:val="2"/>
        </w:numPr>
        <w:spacing w:after="0" w:line="332" w:lineRule="auto"/>
        <w:ind w:right="0" w:hanging="624"/>
      </w:pPr>
      <w:r>
        <w:rPr>
          <w:i w:val="0"/>
          <w:color w:val="000000"/>
        </w:rPr>
        <w:t>Relevant Facts and Assumptions ............................................................................... 1</w:t>
      </w:r>
      <w:r w:rsidR="00E33000">
        <w:rPr>
          <w:i w:val="0"/>
          <w:color w:val="000000"/>
        </w:rPr>
        <w:t>9</w:t>
      </w:r>
      <w:r>
        <w:rPr>
          <w:rFonts w:ascii="Calibri" w:eastAsia="Calibri" w:hAnsi="Calibri" w:cs="Calibri"/>
          <w:i w:val="0"/>
          <w:color w:val="000000"/>
          <w:sz w:val="22"/>
        </w:rPr>
        <w:t xml:space="preserve"> </w:t>
      </w:r>
      <w:r>
        <w:rPr>
          <w:i w:val="0"/>
          <w:color w:val="000000"/>
        </w:rPr>
        <w:t>8a</w:t>
      </w:r>
      <w:r w:rsidR="00085AF4">
        <w:rPr>
          <w:rFonts w:ascii="Calibri" w:eastAsia="Calibri" w:hAnsi="Calibri" w:cs="Calibri"/>
          <w:i w:val="0"/>
          <w:color w:val="000000"/>
          <w:sz w:val="22"/>
        </w:rPr>
        <w:t xml:space="preserve">   </w:t>
      </w:r>
      <w:r>
        <w:rPr>
          <w:i w:val="0"/>
          <w:color w:val="000000"/>
        </w:rPr>
        <w:t>Facts .............................................................................................................</w:t>
      </w:r>
      <w:r w:rsidR="00085AF4">
        <w:rPr>
          <w:i w:val="0"/>
          <w:color w:val="000000"/>
        </w:rPr>
        <w:t>.....</w:t>
      </w:r>
      <w:r>
        <w:rPr>
          <w:i w:val="0"/>
          <w:color w:val="000000"/>
        </w:rPr>
        <w:t>. 1</w:t>
      </w:r>
      <w:r w:rsidR="00E33000">
        <w:rPr>
          <w:i w:val="0"/>
          <w:color w:val="000000"/>
        </w:rPr>
        <w:t>9</w:t>
      </w:r>
      <w:r>
        <w:rPr>
          <w:rFonts w:ascii="Calibri" w:eastAsia="Calibri" w:hAnsi="Calibri" w:cs="Calibri"/>
          <w:i w:val="0"/>
          <w:color w:val="000000"/>
          <w:sz w:val="22"/>
        </w:rPr>
        <w:t xml:space="preserve"> </w:t>
      </w:r>
    </w:p>
    <w:p w14:paraId="2F9A95B8" w14:textId="2DEB5DE3" w:rsidR="003511B2" w:rsidRPr="003511B2" w:rsidRDefault="003511B2" w:rsidP="003511B2">
      <w:pPr>
        <w:tabs>
          <w:tab w:val="center" w:pos="984"/>
          <w:tab w:val="right" w:pos="9367"/>
        </w:tabs>
        <w:spacing w:after="214" w:line="265" w:lineRule="auto"/>
        <w:ind w:left="0" w:right="0" w:firstLine="0"/>
        <w:jc w:val="left"/>
        <w:rPr>
          <w:i w:val="0"/>
          <w:color w:val="000000"/>
        </w:rPr>
      </w:pPr>
      <w:r>
        <w:rPr>
          <w:rFonts w:ascii="Calibri" w:eastAsia="Calibri" w:hAnsi="Calibri" w:cs="Calibri"/>
          <w:i w:val="0"/>
          <w:color w:val="000000"/>
          <w:sz w:val="22"/>
        </w:rPr>
        <w:tab/>
      </w:r>
      <w:r w:rsidR="00085AF4">
        <w:rPr>
          <w:rFonts w:ascii="Calibri" w:eastAsia="Calibri" w:hAnsi="Calibri" w:cs="Calibri"/>
          <w:i w:val="0"/>
          <w:color w:val="000000"/>
          <w:sz w:val="22"/>
        </w:rPr>
        <w:t xml:space="preserve">                 </w:t>
      </w:r>
      <w:r>
        <w:rPr>
          <w:i w:val="0"/>
          <w:color w:val="000000"/>
        </w:rPr>
        <w:t>8b</w:t>
      </w:r>
      <w:r w:rsidR="00085AF4">
        <w:rPr>
          <w:i w:val="0"/>
          <w:color w:val="000000"/>
        </w:rPr>
        <w:t xml:space="preserve">  </w:t>
      </w:r>
      <w:r>
        <w:rPr>
          <w:rFonts w:ascii="Calibri" w:eastAsia="Calibri" w:hAnsi="Calibri" w:cs="Calibri"/>
          <w:i w:val="0"/>
          <w:color w:val="000000"/>
          <w:sz w:val="22"/>
        </w:rPr>
        <w:t xml:space="preserve"> </w:t>
      </w:r>
      <w:r>
        <w:rPr>
          <w:i w:val="0"/>
          <w:color w:val="000000"/>
        </w:rPr>
        <w:t>Assumptions ..................................................................................................</w:t>
      </w:r>
      <w:r w:rsidR="00085AF4">
        <w:rPr>
          <w:i w:val="0"/>
          <w:color w:val="000000"/>
        </w:rPr>
        <w:t>....</w:t>
      </w:r>
      <w:r>
        <w:rPr>
          <w:i w:val="0"/>
          <w:color w:val="000000"/>
        </w:rPr>
        <w:t xml:space="preserve"> 1</w:t>
      </w:r>
      <w:r w:rsidR="00F164D3">
        <w:rPr>
          <w:i w:val="0"/>
          <w:color w:val="000000"/>
        </w:rPr>
        <w:t>9</w:t>
      </w:r>
    </w:p>
    <w:p w14:paraId="5141A476" w14:textId="3077C115" w:rsidR="003511B2" w:rsidRPr="003511B2" w:rsidRDefault="003511B2" w:rsidP="003511B2">
      <w:pPr>
        <w:numPr>
          <w:ilvl w:val="0"/>
          <w:numId w:val="2"/>
        </w:numPr>
        <w:spacing w:after="214" w:line="265" w:lineRule="auto"/>
        <w:ind w:right="0" w:hanging="864"/>
      </w:pPr>
      <w:r>
        <w:rPr>
          <w:i w:val="0"/>
          <w:iCs/>
          <w:color w:val="auto"/>
        </w:rPr>
        <w:t>Requirements……………………………………………………………………...</w:t>
      </w:r>
      <w:r w:rsidR="00F164D3">
        <w:rPr>
          <w:i w:val="0"/>
          <w:iCs/>
          <w:color w:val="auto"/>
        </w:rPr>
        <w:t>21</w:t>
      </w:r>
    </w:p>
    <w:p w14:paraId="21E16804" w14:textId="76B10262" w:rsidR="003511B2" w:rsidRDefault="003511B2" w:rsidP="003511B2">
      <w:pPr>
        <w:spacing w:after="214" w:line="265" w:lineRule="auto"/>
        <w:ind w:left="0" w:right="0" w:firstLine="0"/>
        <w:rPr>
          <w:i w:val="0"/>
          <w:iCs/>
          <w:color w:val="auto"/>
        </w:rPr>
      </w:pPr>
      <w:r w:rsidRPr="003511B2">
        <w:rPr>
          <w:i w:val="0"/>
          <w:iCs/>
          <w:color w:val="auto"/>
        </w:rPr>
        <w:t xml:space="preserve"> </w:t>
      </w:r>
      <w:r>
        <w:rPr>
          <w:i w:val="0"/>
          <w:iCs/>
          <w:color w:val="auto"/>
        </w:rPr>
        <w:t xml:space="preserve">   9        </w:t>
      </w:r>
      <w:r w:rsidRPr="003511B2">
        <w:rPr>
          <w:i w:val="0"/>
          <w:iCs/>
          <w:color w:val="auto"/>
        </w:rPr>
        <w:t>Product Use Cases…………………………………………………………………</w:t>
      </w:r>
      <w:r w:rsidR="00F164D3">
        <w:rPr>
          <w:i w:val="0"/>
          <w:iCs/>
          <w:color w:val="auto"/>
        </w:rPr>
        <w:t>21</w:t>
      </w:r>
    </w:p>
    <w:p w14:paraId="70D8205A" w14:textId="062009AC" w:rsidR="003511B2" w:rsidRDefault="003511B2" w:rsidP="003511B2">
      <w:pPr>
        <w:spacing w:after="214" w:line="265" w:lineRule="auto"/>
        <w:ind w:left="0" w:right="0" w:firstLine="0"/>
        <w:rPr>
          <w:i w:val="0"/>
          <w:iCs/>
          <w:color w:val="auto"/>
        </w:rPr>
      </w:pPr>
      <w:r>
        <w:rPr>
          <w:i w:val="0"/>
          <w:iCs/>
          <w:color w:val="auto"/>
        </w:rPr>
        <w:t xml:space="preserve">              9a Use Case Diagrams…………………………………………………</w:t>
      </w:r>
      <w:r w:rsidR="00CC0472">
        <w:rPr>
          <w:i w:val="0"/>
          <w:iCs/>
          <w:color w:val="auto"/>
        </w:rPr>
        <w:t>…………..</w:t>
      </w:r>
      <w:r w:rsidR="00F164D3">
        <w:rPr>
          <w:i w:val="0"/>
          <w:iCs/>
          <w:color w:val="auto"/>
        </w:rPr>
        <w:t>21</w:t>
      </w:r>
    </w:p>
    <w:p w14:paraId="719C15F4" w14:textId="5980A576" w:rsidR="00173D5B" w:rsidRDefault="00173D5B" w:rsidP="003511B2">
      <w:pPr>
        <w:spacing w:after="214" w:line="265" w:lineRule="auto"/>
        <w:ind w:left="0" w:right="0" w:firstLine="0"/>
        <w:rPr>
          <w:i w:val="0"/>
          <w:iCs/>
          <w:color w:val="auto"/>
        </w:rPr>
      </w:pPr>
      <w:r>
        <w:rPr>
          <w:i w:val="0"/>
          <w:iCs/>
          <w:color w:val="auto"/>
        </w:rPr>
        <w:tab/>
        <w:t xml:space="preserve">  9b Product Use Case List…………………………………………………………..</w:t>
      </w:r>
      <w:r w:rsidR="00F164D3">
        <w:rPr>
          <w:i w:val="0"/>
          <w:iCs/>
          <w:color w:val="auto"/>
        </w:rPr>
        <w:t>22</w:t>
      </w:r>
    </w:p>
    <w:p w14:paraId="7B4B451B" w14:textId="5BE25CA7" w:rsidR="00173D5B" w:rsidRDefault="00173D5B" w:rsidP="003511B2">
      <w:pPr>
        <w:spacing w:after="214" w:line="265" w:lineRule="auto"/>
        <w:ind w:left="0" w:right="0" w:firstLine="0"/>
        <w:rPr>
          <w:i w:val="0"/>
          <w:iCs/>
          <w:color w:val="auto"/>
        </w:rPr>
      </w:pPr>
      <w:r>
        <w:rPr>
          <w:i w:val="0"/>
          <w:iCs/>
          <w:color w:val="auto"/>
        </w:rPr>
        <w:tab/>
        <w:t xml:space="preserve">  9c Individual Product Use Case……………………………………………………</w:t>
      </w:r>
      <w:r w:rsidR="00F164D3">
        <w:rPr>
          <w:i w:val="0"/>
          <w:iCs/>
          <w:color w:val="auto"/>
        </w:rPr>
        <w:t>22</w:t>
      </w:r>
    </w:p>
    <w:p w14:paraId="69A18DAF" w14:textId="7F7535A0" w:rsidR="00173D5B" w:rsidRDefault="00173D5B" w:rsidP="003511B2">
      <w:pPr>
        <w:spacing w:after="214" w:line="265" w:lineRule="auto"/>
        <w:ind w:left="0" w:right="0" w:firstLine="0"/>
        <w:rPr>
          <w:i w:val="0"/>
          <w:iCs/>
          <w:color w:val="auto"/>
        </w:rPr>
      </w:pPr>
      <w:r>
        <w:rPr>
          <w:i w:val="0"/>
          <w:iCs/>
          <w:color w:val="auto"/>
        </w:rPr>
        <w:t xml:space="preserve">   10</w:t>
      </w:r>
      <w:r>
        <w:rPr>
          <w:i w:val="0"/>
          <w:iCs/>
          <w:color w:val="auto"/>
        </w:rPr>
        <w:tab/>
        <w:t>Functional Requirements………………………………………………………….</w:t>
      </w:r>
      <w:r w:rsidR="00F164D3">
        <w:rPr>
          <w:i w:val="0"/>
          <w:iCs/>
          <w:color w:val="auto"/>
        </w:rPr>
        <w:t>28</w:t>
      </w:r>
    </w:p>
    <w:p w14:paraId="632B005F" w14:textId="1AB1F881" w:rsidR="00173D5B" w:rsidRDefault="00173D5B" w:rsidP="003511B2">
      <w:pPr>
        <w:spacing w:after="214" w:line="265" w:lineRule="auto"/>
        <w:ind w:left="0" w:right="0" w:firstLine="0"/>
        <w:rPr>
          <w:i w:val="0"/>
          <w:iCs/>
          <w:color w:val="auto"/>
        </w:rPr>
      </w:pPr>
      <w:r>
        <w:rPr>
          <w:i w:val="0"/>
          <w:iCs/>
          <w:color w:val="auto"/>
        </w:rPr>
        <w:t xml:space="preserve">   11</w:t>
      </w:r>
      <w:r>
        <w:rPr>
          <w:i w:val="0"/>
          <w:iCs/>
          <w:color w:val="auto"/>
        </w:rPr>
        <w:tab/>
        <w:t>Data Requirements………………………………………………………………..</w:t>
      </w:r>
      <w:r w:rsidR="00F164D3">
        <w:rPr>
          <w:i w:val="0"/>
          <w:iCs/>
          <w:color w:val="auto"/>
        </w:rPr>
        <w:t>29</w:t>
      </w:r>
    </w:p>
    <w:p w14:paraId="50EDD9CC" w14:textId="1A950633" w:rsidR="00173D5B" w:rsidRDefault="00173D5B" w:rsidP="003511B2">
      <w:pPr>
        <w:spacing w:after="214" w:line="265" w:lineRule="auto"/>
        <w:ind w:left="0" w:right="0" w:firstLine="0"/>
        <w:rPr>
          <w:i w:val="0"/>
          <w:iCs/>
          <w:color w:val="auto"/>
        </w:rPr>
      </w:pPr>
      <w:r>
        <w:rPr>
          <w:i w:val="0"/>
          <w:iCs/>
          <w:color w:val="auto"/>
        </w:rPr>
        <w:t xml:space="preserve">   12</w:t>
      </w:r>
      <w:r>
        <w:rPr>
          <w:i w:val="0"/>
          <w:iCs/>
          <w:color w:val="auto"/>
        </w:rPr>
        <w:tab/>
        <w:t>Performance Requirements………………………………………………………..</w:t>
      </w:r>
      <w:r w:rsidR="00F164D3">
        <w:rPr>
          <w:i w:val="0"/>
          <w:iCs/>
          <w:color w:val="auto"/>
        </w:rPr>
        <w:t>30</w:t>
      </w:r>
    </w:p>
    <w:p w14:paraId="6B2B7659" w14:textId="06CBC803" w:rsidR="00173D5B" w:rsidRDefault="00173D5B" w:rsidP="003511B2">
      <w:pPr>
        <w:spacing w:after="214" w:line="265" w:lineRule="auto"/>
        <w:ind w:left="0" w:right="0" w:firstLine="0"/>
        <w:rPr>
          <w:i w:val="0"/>
          <w:iCs/>
          <w:color w:val="auto"/>
        </w:rPr>
      </w:pPr>
      <w:r>
        <w:rPr>
          <w:i w:val="0"/>
          <w:iCs/>
          <w:color w:val="auto"/>
        </w:rPr>
        <w:t xml:space="preserve">      </w:t>
      </w:r>
      <w:r>
        <w:rPr>
          <w:i w:val="0"/>
          <w:iCs/>
          <w:color w:val="auto"/>
        </w:rPr>
        <w:tab/>
        <w:t>12a Speed and Latency Requirements…………………………………………….</w:t>
      </w:r>
      <w:r w:rsidR="00F164D3">
        <w:rPr>
          <w:i w:val="0"/>
          <w:iCs/>
          <w:color w:val="auto"/>
        </w:rPr>
        <w:t>30</w:t>
      </w:r>
    </w:p>
    <w:p w14:paraId="3A3E8534" w14:textId="640FD884" w:rsidR="00173D5B" w:rsidRDefault="00173D5B" w:rsidP="003511B2">
      <w:pPr>
        <w:spacing w:after="214" w:line="265" w:lineRule="auto"/>
        <w:ind w:left="0" w:right="0" w:firstLine="0"/>
        <w:rPr>
          <w:i w:val="0"/>
          <w:iCs/>
          <w:color w:val="auto"/>
        </w:rPr>
      </w:pPr>
      <w:r>
        <w:rPr>
          <w:i w:val="0"/>
          <w:iCs/>
          <w:color w:val="auto"/>
        </w:rPr>
        <w:tab/>
        <w:t>12b Precision or Accuracy Requirements…………………………………………</w:t>
      </w:r>
      <w:r w:rsidR="00F164D3">
        <w:rPr>
          <w:i w:val="0"/>
          <w:iCs/>
          <w:color w:val="auto"/>
        </w:rPr>
        <w:t>31</w:t>
      </w:r>
    </w:p>
    <w:p w14:paraId="16EA1328" w14:textId="3D915BD8" w:rsidR="00173D5B" w:rsidRDefault="00173D5B" w:rsidP="003511B2">
      <w:pPr>
        <w:spacing w:after="214" w:line="265" w:lineRule="auto"/>
        <w:ind w:left="0" w:right="0" w:firstLine="0"/>
        <w:rPr>
          <w:i w:val="0"/>
          <w:iCs/>
          <w:color w:val="auto"/>
        </w:rPr>
      </w:pPr>
      <w:r>
        <w:rPr>
          <w:i w:val="0"/>
          <w:iCs/>
          <w:color w:val="auto"/>
        </w:rPr>
        <w:tab/>
        <w:t>12c Capacity Requirements……………………………………………………….</w:t>
      </w:r>
      <w:r w:rsidR="00F164D3">
        <w:rPr>
          <w:i w:val="0"/>
          <w:iCs/>
          <w:color w:val="auto"/>
        </w:rPr>
        <w:t>31</w:t>
      </w:r>
    </w:p>
    <w:p w14:paraId="4516AE44" w14:textId="3B2B8A22" w:rsidR="00173D5B" w:rsidRDefault="00173D5B" w:rsidP="003511B2">
      <w:pPr>
        <w:spacing w:after="214" w:line="265" w:lineRule="auto"/>
        <w:ind w:left="0" w:right="0" w:firstLine="0"/>
        <w:rPr>
          <w:i w:val="0"/>
          <w:iCs/>
          <w:color w:val="auto"/>
        </w:rPr>
      </w:pPr>
      <w:r>
        <w:rPr>
          <w:i w:val="0"/>
          <w:iCs/>
          <w:color w:val="auto"/>
        </w:rPr>
        <w:t xml:space="preserve">    13</w:t>
      </w:r>
      <w:r>
        <w:rPr>
          <w:i w:val="0"/>
          <w:iCs/>
          <w:color w:val="auto"/>
        </w:rPr>
        <w:tab/>
        <w:t>Dependability Requirements………………………………………………………</w:t>
      </w:r>
      <w:r w:rsidR="00F164D3">
        <w:rPr>
          <w:i w:val="0"/>
          <w:iCs/>
          <w:color w:val="auto"/>
        </w:rPr>
        <w:t>31</w:t>
      </w:r>
    </w:p>
    <w:p w14:paraId="5C852600" w14:textId="29FB3475" w:rsidR="00173D5B" w:rsidRDefault="00173D5B" w:rsidP="003511B2">
      <w:pPr>
        <w:spacing w:after="214" w:line="265" w:lineRule="auto"/>
        <w:ind w:left="0" w:right="0" w:firstLine="0"/>
        <w:rPr>
          <w:i w:val="0"/>
          <w:iCs/>
          <w:color w:val="auto"/>
        </w:rPr>
      </w:pPr>
      <w:r>
        <w:rPr>
          <w:i w:val="0"/>
          <w:iCs/>
          <w:color w:val="auto"/>
        </w:rPr>
        <w:tab/>
        <w:t>13a Reliability Requirements……………………………………………………..</w:t>
      </w:r>
      <w:r w:rsidR="00F164D3">
        <w:rPr>
          <w:i w:val="0"/>
          <w:iCs/>
          <w:color w:val="auto"/>
        </w:rPr>
        <w:t>31</w:t>
      </w:r>
    </w:p>
    <w:p w14:paraId="75A57395" w14:textId="2E18FD9C" w:rsidR="00173D5B" w:rsidRDefault="00173D5B" w:rsidP="003511B2">
      <w:pPr>
        <w:spacing w:after="214" w:line="265" w:lineRule="auto"/>
        <w:ind w:left="0" w:right="0" w:firstLine="0"/>
        <w:rPr>
          <w:i w:val="0"/>
          <w:iCs/>
          <w:color w:val="auto"/>
        </w:rPr>
      </w:pPr>
      <w:r>
        <w:rPr>
          <w:i w:val="0"/>
          <w:iCs/>
          <w:color w:val="auto"/>
        </w:rPr>
        <w:tab/>
        <w:t>13b Availability Requirements……………………………………………………</w:t>
      </w:r>
      <w:r w:rsidR="00F164D3">
        <w:rPr>
          <w:i w:val="0"/>
          <w:iCs/>
          <w:color w:val="auto"/>
        </w:rPr>
        <w:t>32</w:t>
      </w:r>
    </w:p>
    <w:p w14:paraId="6565265A" w14:textId="3CF1856C" w:rsidR="00173D5B" w:rsidRDefault="00173D5B" w:rsidP="003511B2">
      <w:pPr>
        <w:spacing w:after="214" w:line="265" w:lineRule="auto"/>
        <w:ind w:left="0" w:right="0" w:firstLine="0"/>
        <w:rPr>
          <w:i w:val="0"/>
          <w:iCs/>
          <w:color w:val="auto"/>
        </w:rPr>
      </w:pPr>
      <w:r>
        <w:rPr>
          <w:i w:val="0"/>
          <w:iCs/>
          <w:color w:val="auto"/>
        </w:rPr>
        <w:tab/>
        <w:t>13c Robustness or Fault</w:t>
      </w:r>
      <w:r w:rsidR="00E34084">
        <w:rPr>
          <w:i w:val="0"/>
          <w:iCs/>
          <w:color w:val="auto"/>
        </w:rPr>
        <w:t>-Tolerance Requirements………………………………..</w:t>
      </w:r>
      <w:r w:rsidR="00F164D3">
        <w:rPr>
          <w:i w:val="0"/>
          <w:iCs/>
          <w:color w:val="auto"/>
        </w:rPr>
        <w:t>33</w:t>
      </w:r>
    </w:p>
    <w:p w14:paraId="18A2291B" w14:textId="197C2CF2" w:rsidR="00E34084" w:rsidRDefault="00E34084" w:rsidP="003511B2">
      <w:pPr>
        <w:spacing w:after="214" w:line="265" w:lineRule="auto"/>
        <w:ind w:left="0" w:right="0" w:firstLine="0"/>
        <w:rPr>
          <w:i w:val="0"/>
          <w:iCs/>
          <w:color w:val="auto"/>
        </w:rPr>
      </w:pPr>
      <w:r>
        <w:rPr>
          <w:i w:val="0"/>
          <w:iCs/>
          <w:color w:val="auto"/>
        </w:rPr>
        <w:lastRenderedPageBreak/>
        <w:tab/>
        <w:t>13d Safety-Critical Requirements…………………………………</w:t>
      </w:r>
      <w:r w:rsidR="00F164D3">
        <w:rPr>
          <w:i w:val="0"/>
          <w:iCs/>
          <w:color w:val="auto"/>
        </w:rPr>
        <w:t>……</w:t>
      </w:r>
      <w:r>
        <w:rPr>
          <w:i w:val="0"/>
          <w:iCs/>
          <w:color w:val="auto"/>
        </w:rPr>
        <w:t>……………</w:t>
      </w:r>
      <w:r w:rsidR="00F164D3">
        <w:rPr>
          <w:i w:val="0"/>
          <w:iCs/>
          <w:color w:val="auto"/>
        </w:rPr>
        <w:t>33</w:t>
      </w:r>
    </w:p>
    <w:p w14:paraId="7ECE9C6A" w14:textId="4F18BDB2" w:rsidR="00E34084" w:rsidRDefault="00E34084" w:rsidP="003511B2">
      <w:pPr>
        <w:spacing w:after="214" w:line="265" w:lineRule="auto"/>
        <w:ind w:left="0" w:right="0" w:firstLine="0"/>
        <w:rPr>
          <w:i w:val="0"/>
          <w:iCs/>
          <w:color w:val="auto"/>
        </w:rPr>
      </w:pPr>
      <w:r>
        <w:rPr>
          <w:i w:val="0"/>
          <w:iCs/>
          <w:color w:val="auto"/>
        </w:rPr>
        <w:t xml:space="preserve">    14</w:t>
      </w:r>
      <w:r>
        <w:rPr>
          <w:i w:val="0"/>
          <w:iCs/>
          <w:color w:val="auto"/>
        </w:rPr>
        <w:tab/>
        <w:t>Maintainability Requirements…………………………………</w:t>
      </w:r>
      <w:r w:rsidR="00F164D3">
        <w:rPr>
          <w:i w:val="0"/>
          <w:iCs/>
          <w:color w:val="auto"/>
        </w:rPr>
        <w:t>…...</w:t>
      </w:r>
      <w:r>
        <w:rPr>
          <w:i w:val="0"/>
          <w:iCs/>
          <w:color w:val="auto"/>
        </w:rPr>
        <w:t>……………….</w:t>
      </w:r>
      <w:r w:rsidR="00F164D3">
        <w:rPr>
          <w:i w:val="0"/>
          <w:iCs/>
          <w:color w:val="auto"/>
        </w:rPr>
        <w:t>33</w:t>
      </w:r>
    </w:p>
    <w:p w14:paraId="4D11BE10" w14:textId="151971CB" w:rsidR="00E34084" w:rsidRDefault="00E34084" w:rsidP="003511B2">
      <w:pPr>
        <w:spacing w:after="214" w:line="265" w:lineRule="auto"/>
        <w:ind w:left="0" w:right="0" w:firstLine="0"/>
        <w:rPr>
          <w:i w:val="0"/>
          <w:iCs/>
          <w:color w:val="auto"/>
        </w:rPr>
      </w:pPr>
      <w:r>
        <w:rPr>
          <w:i w:val="0"/>
          <w:iCs/>
          <w:color w:val="auto"/>
        </w:rPr>
        <w:tab/>
        <w:t>14a Maintenance Requirements……………………………………</w:t>
      </w:r>
      <w:r w:rsidR="00F164D3">
        <w:rPr>
          <w:i w:val="0"/>
          <w:iCs/>
          <w:color w:val="auto"/>
        </w:rPr>
        <w:t>…....</w:t>
      </w:r>
      <w:r>
        <w:rPr>
          <w:i w:val="0"/>
          <w:iCs/>
          <w:color w:val="auto"/>
        </w:rPr>
        <w:t>……………</w:t>
      </w:r>
      <w:r w:rsidR="00F164D3">
        <w:rPr>
          <w:i w:val="0"/>
          <w:iCs/>
          <w:color w:val="auto"/>
        </w:rPr>
        <w:t>33</w:t>
      </w:r>
    </w:p>
    <w:p w14:paraId="7BB059CA" w14:textId="2B0D3068" w:rsidR="00E34084" w:rsidRDefault="00E34084" w:rsidP="003511B2">
      <w:pPr>
        <w:spacing w:after="214" w:line="265" w:lineRule="auto"/>
        <w:ind w:left="0" w:right="0" w:firstLine="0"/>
        <w:rPr>
          <w:i w:val="0"/>
          <w:iCs/>
          <w:color w:val="auto"/>
        </w:rPr>
      </w:pPr>
      <w:r>
        <w:rPr>
          <w:i w:val="0"/>
          <w:iCs/>
          <w:color w:val="auto"/>
        </w:rPr>
        <w:tab/>
        <w:t>14b Supportability Requirements………………………………………………</w:t>
      </w:r>
      <w:r w:rsidR="00F164D3">
        <w:rPr>
          <w:i w:val="0"/>
          <w:iCs/>
          <w:color w:val="auto"/>
        </w:rPr>
        <w:t>……</w:t>
      </w:r>
      <w:r>
        <w:rPr>
          <w:i w:val="0"/>
          <w:iCs/>
          <w:color w:val="auto"/>
        </w:rPr>
        <w:t>.</w:t>
      </w:r>
      <w:r w:rsidR="00F164D3">
        <w:rPr>
          <w:i w:val="0"/>
          <w:iCs/>
          <w:color w:val="auto"/>
        </w:rPr>
        <w:t>34</w:t>
      </w:r>
    </w:p>
    <w:p w14:paraId="5F1D8802" w14:textId="0AAE8FEA" w:rsidR="00E34084" w:rsidRDefault="00E34084" w:rsidP="003511B2">
      <w:pPr>
        <w:spacing w:after="214" w:line="265" w:lineRule="auto"/>
        <w:ind w:left="0" w:right="0" w:firstLine="0"/>
        <w:rPr>
          <w:i w:val="0"/>
          <w:iCs/>
          <w:color w:val="auto"/>
        </w:rPr>
      </w:pPr>
      <w:r>
        <w:rPr>
          <w:i w:val="0"/>
          <w:iCs/>
          <w:color w:val="auto"/>
        </w:rPr>
        <w:tab/>
        <w:t>14c Adaptability Requirements………………………………………………</w:t>
      </w:r>
      <w:r w:rsidR="00F164D3">
        <w:rPr>
          <w:i w:val="0"/>
          <w:iCs/>
          <w:color w:val="auto"/>
        </w:rPr>
        <w:t>…….</w:t>
      </w:r>
      <w:r>
        <w:rPr>
          <w:i w:val="0"/>
          <w:iCs/>
          <w:color w:val="auto"/>
        </w:rPr>
        <w:t>…</w:t>
      </w:r>
      <w:r w:rsidR="00F164D3">
        <w:rPr>
          <w:i w:val="0"/>
          <w:iCs/>
          <w:color w:val="auto"/>
        </w:rPr>
        <w:t>34</w:t>
      </w:r>
    </w:p>
    <w:p w14:paraId="297E2EE2" w14:textId="23D81C51" w:rsidR="00E34084" w:rsidRDefault="00E34084" w:rsidP="003511B2">
      <w:pPr>
        <w:spacing w:after="214" w:line="265" w:lineRule="auto"/>
        <w:ind w:left="0" w:right="0" w:firstLine="0"/>
        <w:rPr>
          <w:i w:val="0"/>
          <w:iCs/>
          <w:color w:val="auto"/>
        </w:rPr>
      </w:pPr>
      <w:r>
        <w:rPr>
          <w:i w:val="0"/>
          <w:iCs/>
          <w:color w:val="auto"/>
        </w:rPr>
        <w:tab/>
        <w:t>14d Scalability or Extensibility Requirements…………………………………</w:t>
      </w:r>
      <w:r w:rsidR="00F164D3">
        <w:rPr>
          <w:i w:val="0"/>
          <w:iCs/>
          <w:color w:val="auto"/>
        </w:rPr>
        <w:t>…….35</w:t>
      </w:r>
    </w:p>
    <w:p w14:paraId="565910B4" w14:textId="2F601186" w:rsidR="00E34084" w:rsidRDefault="00E34084" w:rsidP="003511B2">
      <w:pPr>
        <w:spacing w:after="214" w:line="265" w:lineRule="auto"/>
        <w:ind w:left="0" w:right="0" w:firstLine="0"/>
        <w:rPr>
          <w:i w:val="0"/>
          <w:iCs/>
          <w:color w:val="auto"/>
        </w:rPr>
      </w:pPr>
      <w:r>
        <w:rPr>
          <w:i w:val="0"/>
          <w:iCs/>
          <w:color w:val="auto"/>
        </w:rPr>
        <w:tab/>
        <w:t>14e Longevity Requirements………………………………………………</w:t>
      </w:r>
      <w:r w:rsidR="00F164D3">
        <w:rPr>
          <w:i w:val="0"/>
          <w:iCs/>
          <w:color w:val="auto"/>
        </w:rPr>
        <w:t>……</w:t>
      </w:r>
      <w:r>
        <w:rPr>
          <w:i w:val="0"/>
          <w:iCs/>
          <w:color w:val="auto"/>
        </w:rPr>
        <w:t>……</w:t>
      </w:r>
      <w:r w:rsidR="00F164D3">
        <w:rPr>
          <w:i w:val="0"/>
          <w:iCs/>
          <w:color w:val="auto"/>
        </w:rPr>
        <w:t>35</w:t>
      </w:r>
    </w:p>
    <w:p w14:paraId="0C5937F4" w14:textId="56739DCD" w:rsidR="00E34084" w:rsidRPr="00E34084" w:rsidRDefault="00E34084" w:rsidP="00E34084">
      <w:pPr>
        <w:pStyle w:val="TOC2"/>
        <w:tabs>
          <w:tab w:val="left" w:pos="864"/>
          <w:tab w:val="right" w:leader="dot" w:pos="9350"/>
        </w:tabs>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15</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Security Requirements</w:t>
      </w:r>
      <w:r w:rsidRPr="00E34084">
        <w:rPr>
          <w:rFonts w:eastAsia="Calibri"/>
          <w:i w:val="0"/>
          <w:noProof/>
          <w:webHidden/>
          <w:color w:val="auto"/>
          <w:kern w:val="0"/>
          <w:szCs w:val="24"/>
          <w14:ligatures w14:val="none"/>
        </w:rPr>
        <w:tab/>
      </w:r>
      <w:r w:rsidR="00F164D3">
        <w:rPr>
          <w:rFonts w:eastAsia="Calibri"/>
          <w:i w:val="0"/>
          <w:noProof/>
          <w:webHidden/>
          <w:color w:val="auto"/>
          <w:kern w:val="0"/>
          <w:szCs w:val="24"/>
          <w14:ligatures w14:val="none"/>
        </w:rPr>
        <w:t>35</w:t>
      </w:r>
    </w:p>
    <w:p w14:paraId="55C43D3E" w14:textId="0F30ECED" w:rsidR="00E34084" w:rsidRPr="00E34084" w:rsidRDefault="00E34084" w:rsidP="00E34084">
      <w:pPr>
        <w:tabs>
          <w:tab w:val="left" w:pos="1540"/>
          <w:tab w:val="right" w:leader="dot" w:pos="9350"/>
        </w:tabs>
        <w:spacing w:after="0" w:line="240" w:lineRule="auto"/>
        <w:ind w:left="864"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15a</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Access Requirements</w:t>
      </w:r>
      <w:r w:rsidRPr="00E34084">
        <w:rPr>
          <w:rFonts w:eastAsia="Calibri"/>
          <w:i w:val="0"/>
          <w:noProof/>
          <w:webHidden/>
          <w:color w:val="auto"/>
          <w:kern w:val="0"/>
          <w:szCs w:val="24"/>
          <w14:ligatures w14:val="none"/>
        </w:rPr>
        <w:tab/>
      </w:r>
      <w:r w:rsidR="00F164D3">
        <w:rPr>
          <w:rFonts w:eastAsia="Calibri"/>
          <w:i w:val="0"/>
          <w:noProof/>
          <w:webHidden/>
          <w:color w:val="auto"/>
          <w:kern w:val="0"/>
          <w:szCs w:val="24"/>
          <w14:ligatures w14:val="none"/>
        </w:rPr>
        <w:t>35</w:t>
      </w:r>
    </w:p>
    <w:p w14:paraId="646E56CD" w14:textId="4CBC0C6D" w:rsidR="00E34084" w:rsidRPr="00E34084" w:rsidRDefault="00E34084" w:rsidP="00E34084">
      <w:pPr>
        <w:tabs>
          <w:tab w:val="left" w:pos="1540"/>
          <w:tab w:val="right" w:leader="dot" w:pos="9350"/>
        </w:tabs>
        <w:spacing w:after="0" w:line="240" w:lineRule="auto"/>
        <w:ind w:left="864"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15b</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Integrity Requirements</w:t>
      </w:r>
      <w:r w:rsidRPr="00E34084">
        <w:rPr>
          <w:rFonts w:eastAsia="Calibri"/>
          <w:i w:val="0"/>
          <w:noProof/>
          <w:webHidden/>
          <w:color w:val="auto"/>
          <w:kern w:val="0"/>
          <w:szCs w:val="24"/>
          <w14:ligatures w14:val="none"/>
        </w:rPr>
        <w:tab/>
      </w:r>
      <w:r w:rsidR="00F164D3">
        <w:rPr>
          <w:rFonts w:eastAsia="Calibri"/>
          <w:i w:val="0"/>
          <w:noProof/>
          <w:webHidden/>
          <w:color w:val="auto"/>
          <w:kern w:val="0"/>
          <w:szCs w:val="24"/>
          <w14:ligatures w14:val="none"/>
        </w:rPr>
        <w:t>36</w:t>
      </w:r>
    </w:p>
    <w:p w14:paraId="7804EA29" w14:textId="7224AD61" w:rsidR="00E34084" w:rsidRPr="00E34084" w:rsidRDefault="00E34084" w:rsidP="00E34084">
      <w:pPr>
        <w:tabs>
          <w:tab w:val="left" w:pos="1540"/>
          <w:tab w:val="right" w:leader="dot" w:pos="9350"/>
        </w:tabs>
        <w:spacing w:after="0" w:line="240" w:lineRule="auto"/>
        <w:ind w:left="864"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15c</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Privacy Requirements</w:t>
      </w:r>
      <w:r w:rsidRPr="00E34084">
        <w:rPr>
          <w:rFonts w:eastAsia="Calibri"/>
          <w:i w:val="0"/>
          <w:noProof/>
          <w:webHidden/>
          <w:color w:val="auto"/>
          <w:kern w:val="0"/>
          <w:szCs w:val="24"/>
          <w14:ligatures w14:val="none"/>
        </w:rPr>
        <w:tab/>
      </w:r>
      <w:r w:rsidR="00F164D3">
        <w:rPr>
          <w:rFonts w:eastAsia="Calibri"/>
          <w:i w:val="0"/>
          <w:noProof/>
          <w:webHidden/>
          <w:color w:val="auto"/>
          <w:kern w:val="0"/>
          <w:szCs w:val="24"/>
          <w14:ligatures w14:val="none"/>
        </w:rPr>
        <w:t>37</w:t>
      </w:r>
    </w:p>
    <w:p w14:paraId="6F98121D" w14:textId="78F6634F" w:rsidR="00E34084" w:rsidRPr="00E34084" w:rsidRDefault="00E34084" w:rsidP="00E34084">
      <w:pPr>
        <w:tabs>
          <w:tab w:val="left" w:pos="1540"/>
          <w:tab w:val="right" w:leader="dot" w:pos="9350"/>
        </w:tabs>
        <w:spacing w:after="0" w:line="240" w:lineRule="auto"/>
        <w:ind w:left="864"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15d</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Audit Requirements</w:t>
      </w:r>
      <w:r w:rsidRPr="00E34084">
        <w:rPr>
          <w:rFonts w:eastAsia="Calibri"/>
          <w:i w:val="0"/>
          <w:noProof/>
          <w:webHidden/>
          <w:color w:val="auto"/>
          <w:kern w:val="0"/>
          <w:szCs w:val="24"/>
          <w14:ligatures w14:val="none"/>
        </w:rPr>
        <w:tab/>
      </w:r>
      <w:r w:rsidR="00F164D3">
        <w:rPr>
          <w:rFonts w:eastAsia="Calibri"/>
          <w:i w:val="0"/>
          <w:noProof/>
          <w:webHidden/>
          <w:color w:val="auto"/>
          <w:kern w:val="0"/>
          <w:szCs w:val="24"/>
          <w14:ligatures w14:val="none"/>
        </w:rPr>
        <w:t>38</w:t>
      </w:r>
    </w:p>
    <w:p w14:paraId="37FBE00A" w14:textId="49FCFF4A" w:rsidR="00E34084" w:rsidRPr="00E34084" w:rsidRDefault="00E34084" w:rsidP="00E34084">
      <w:pPr>
        <w:tabs>
          <w:tab w:val="left" w:pos="1540"/>
          <w:tab w:val="right" w:leader="dot" w:pos="9350"/>
        </w:tabs>
        <w:spacing w:after="0" w:line="240" w:lineRule="auto"/>
        <w:ind w:left="864"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15e</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Immunity Requirements</w:t>
      </w:r>
      <w:r w:rsidRPr="00E34084">
        <w:rPr>
          <w:rFonts w:eastAsia="Calibri"/>
          <w:i w:val="0"/>
          <w:noProof/>
          <w:webHidden/>
          <w:color w:val="auto"/>
          <w:kern w:val="0"/>
          <w:szCs w:val="24"/>
          <w14:ligatures w14:val="none"/>
        </w:rPr>
        <w:tab/>
      </w:r>
      <w:r w:rsidR="00F164D3">
        <w:rPr>
          <w:rFonts w:eastAsia="Calibri"/>
          <w:i w:val="0"/>
          <w:noProof/>
          <w:webHidden/>
          <w:color w:val="auto"/>
          <w:kern w:val="0"/>
          <w:szCs w:val="24"/>
          <w14:ligatures w14:val="none"/>
        </w:rPr>
        <w:t>38</w:t>
      </w:r>
    </w:p>
    <w:p w14:paraId="54CEC310" w14:textId="377E330A" w:rsidR="00E34084" w:rsidRPr="00E34084" w:rsidRDefault="00E34084" w:rsidP="00E34084">
      <w:pPr>
        <w:tabs>
          <w:tab w:val="left" w:pos="864"/>
          <w:tab w:val="right" w:leader="dot" w:pos="9350"/>
        </w:tabs>
        <w:spacing w:before="240" w:after="100" w:line="240" w:lineRule="auto"/>
        <w:ind w:left="240"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16</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Usability and Humanity Requirements</w:t>
      </w:r>
      <w:r w:rsidRPr="00E34084">
        <w:rPr>
          <w:rFonts w:eastAsia="Calibri"/>
          <w:i w:val="0"/>
          <w:noProof/>
          <w:webHidden/>
          <w:color w:val="auto"/>
          <w:kern w:val="0"/>
          <w:szCs w:val="24"/>
          <w14:ligatures w14:val="none"/>
        </w:rPr>
        <w:tab/>
      </w:r>
      <w:r w:rsidR="00F164D3">
        <w:rPr>
          <w:rFonts w:eastAsia="Calibri"/>
          <w:i w:val="0"/>
          <w:noProof/>
          <w:webHidden/>
          <w:color w:val="auto"/>
          <w:kern w:val="0"/>
          <w:szCs w:val="24"/>
          <w14:ligatures w14:val="none"/>
        </w:rPr>
        <w:t>39</w:t>
      </w:r>
    </w:p>
    <w:p w14:paraId="1B1E1814" w14:textId="6910A470" w:rsidR="00E34084" w:rsidRPr="00E34084" w:rsidRDefault="00E34084" w:rsidP="00E34084">
      <w:pPr>
        <w:tabs>
          <w:tab w:val="left" w:pos="1540"/>
          <w:tab w:val="right" w:leader="dot" w:pos="9350"/>
        </w:tabs>
        <w:spacing w:after="0" w:line="240" w:lineRule="auto"/>
        <w:ind w:left="864"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16a</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Ease of Use Requirements</w:t>
      </w:r>
      <w:r w:rsidRPr="00E34084">
        <w:rPr>
          <w:rFonts w:eastAsia="Calibri"/>
          <w:i w:val="0"/>
          <w:noProof/>
          <w:webHidden/>
          <w:color w:val="auto"/>
          <w:kern w:val="0"/>
          <w:szCs w:val="24"/>
          <w14:ligatures w14:val="none"/>
        </w:rPr>
        <w:tab/>
      </w:r>
      <w:r w:rsidR="00F164D3">
        <w:rPr>
          <w:rFonts w:eastAsia="Calibri"/>
          <w:i w:val="0"/>
          <w:noProof/>
          <w:webHidden/>
          <w:color w:val="auto"/>
          <w:kern w:val="0"/>
          <w:szCs w:val="24"/>
          <w14:ligatures w14:val="none"/>
        </w:rPr>
        <w:t>39</w:t>
      </w:r>
    </w:p>
    <w:p w14:paraId="6C8E73E1" w14:textId="74D6F412" w:rsidR="00E34084" w:rsidRPr="00E34084" w:rsidRDefault="00E34084" w:rsidP="00E34084">
      <w:pPr>
        <w:tabs>
          <w:tab w:val="left" w:pos="1540"/>
          <w:tab w:val="right" w:leader="dot" w:pos="9350"/>
        </w:tabs>
        <w:spacing w:after="0" w:line="240" w:lineRule="auto"/>
        <w:ind w:left="864"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16b</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Personalization and Internationalization Requirements</w:t>
      </w:r>
      <w:r w:rsidRPr="00E34084">
        <w:rPr>
          <w:rFonts w:eastAsia="Calibri"/>
          <w:i w:val="0"/>
          <w:noProof/>
          <w:webHidden/>
          <w:color w:val="auto"/>
          <w:kern w:val="0"/>
          <w:szCs w:val="24"/>
          <w14:ligatures w14:val="none"/>
        </w:rPr>
        <w:tab/>
      </w:r>
      <w:r w:rsidR="00F164D3">
        <w:rPr>
          <w:rFonts w:eastAsia="Calibri"/>
          <w:i w:val="0"/>
          <w:noProof/>
          <w:webHidden/>
          <w:color w:val="auto"/>
          <w:kern w:val="0"/>
          <w:szCs w:val="24"/>
          <w14:ligatures w14:val="none"/>
        </w:rPr>
        <w:t>40</w:t>
      </w:r>
    </w:p>
    <w:p w14:paraId="30007CEB" w14:textId="4F8421C1" w:rsidR="00E34084" w:rsidRPr="00E34084" w:rsidRDefault="00E34084" w:rsidP="00E34084">
      <w:pPr>
        <w:tabs>
          <w:tab w:val="left" w:pos="1540"/>
          <w:tab w:val="right" w:leader="dot" w:pos="9350"/>
        </w:tabs>
        <w:spacing w:after="0" w:line="240" w:lineRule="auto"/>
        <w:ind w:left="864"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16c</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Learning Requirements</w:t>
      </w:r>
      <w:r w:rsidRPr="00E34084">
        <w:rPr>
          <w:rFonts w:eastAsia="Calibri"/>
          <w:i w:val="0"/>
          <w:noProof/>
          <w:webHidden/>
          <w:color w:val="auto"/>
          <w:kern w:val="0"/>
          <w:szCs w:val="24"/>
          <w14:ligatures w14:val="none"/>
        </w:rPr>
        <w:tab/>
      </w:r>
      <w:r w:rsidR="00F164D3">
        <w:rPr>
          <w:rFonts w:eastAsia="Calibri"/>
          <w:i w:val="0"/>
          <w:noProof/>
          <w:webHidden/>
          <w:color w:val="auto"/>
          <w:kern w:val="0"/>
          <w:szCs w:val="24"/>
          <w14:ligatures w14:val="none"/>
        </w:rPr>
        <w:t>40</w:t>
      </w:r>
    </w:p>
    <w:p w14:paraId="1DC518B8" w14:textId="373437FF" w:rsidR="00E34084" w:rsidRPr="00E34084" w:rsidRDefault="00E34084" w:rsidP="00E34084">
      <w:pPr>
        <w:tabs>
          <w:tab w:val="left" w:pos="1540"/>
          <w:tab w:val="right" w:leader="dot" w:pos="9350"/>
        </w:tabs>
        <w:spacing w:after="0" w:line="240" w:lineRule="auto"/>
        <w:ind w:left="864"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16d</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Understandability and Politeness Requirements</w:t>
      </w:r>
      <w:r w:rsidRPr="00E34084">
        <w:rPr>
          <w:rFonts w:eastAsia="Calibri"/>
          <w:i w:val="0"/>
          <w:noProof/>
          <w:webHidden/>
          <w:color w:val="auto"/>
          <w:kern w:val="0"/>
          <w:szCs w:val="24"/>
          <w14:ligatures w14:val="none"/>
        </w:rPr>
        <w:tab/>
      </w:r>
      <w:r w:rsidR="00F164D3">
        <w:rPr>
          <w:rFonts w:eastAsia="Calibri"/>
          <w:i w:val="0"/>
          <w:noProof/>
          <w:webHidden/>
          <w:color w:val="auto"/>
          <w:kern w:val="0"/>
          <w:szCs w:val="24"/>
          <w14:ligatures w14:val="none"/>
        </w:rPr>
        <w:t>41</w:t>
      </w:r>
    </w:p>
    <w:p w14:paraId="2D51FA0D" w14:textId="70669859" w:rsidR="00E34084" w:rsidRPr="00E34084" w:rsidRDefault="00E34084" w:rsidP="00E34084">
      <w:pPr>
        <w:tabs>
          <w:tab w:val="left" w:pos="1540"/>
          <w:tab w:val="right" w:leader="dot" w:pos="9350"/>
        </w:tabs>
        <w:spacing w:after="0" w:line="240" w:lineRule="auto"/>
        <w:ind w:left="864"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16e</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Accessibility Requirements</w:t>
      </w:r>
      <w:r w:rsidRPr="00E34084">
        <w:rPr>
          <w:rFonts w:eastAsia="Calibri"/>
          <w:i w:val="0"/>
          <w:noProof/>
          <w:webHidden/>
          <w:color w:val="auto"/>
          <w:kern w:val="0"/>
          <w:szCs w:val="24"/>
          <w14:ligatures w14:val="none"/>
        </w:rPr>
        <w:tab/>
      </w:r>
      <w:r w:rsidR="00F164D3">
        <w:rPr>
          <w:rFonts w:eastAsia="Calibri"/>
          <w:i w:val="0"/>
          <w:noProof/>
          <w:webHidden/>
          <w:color w:val="auto"/>
          <w:kern w:val="0"/>
          <w:szCs w:val="24"/>
          <w14:ligatures w14:val="none"/>
        </w:rPr>
        <w:t>41</w:t>
      </w:r>
    </w:p>
    <w:p w14:paraId="3CF288D5" w14:textId="6F859996" w:rsidR="00E34084" w:rsidRPr="00E34084" w:rsidRDefault="00E34084" w:rsidP="00E34084">
      <w:pPr>
        <w:tabs>
          <w:tab w:val="left" w:pos="1540"/>
          <w:tab w:val="right" w:leader="dot" w:pos="9350"/>
        </w:tabs>
        <w:spacing w:after="0" w:line="240" w:lineRule="auto"/>
        <w:ind w:left="864"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16f</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User Documentation Requirements</w:t>
      </w:r>
      <w:r w:rsidRPr="00E34084">
        <w:rPr>
          <w:rFonts w:eastAsia="Calibri"/>
          <w:i w:val="0"/>
          <w:noProof/>
          <w:webHidden/>
          <w:color w:val="auto"/>
          <w:kern w:val="0"/>
          <w:szCs w:val="24"/>
          <w14:ligatures w14:val="none"/>
        </w:rPr>
        <w:tab/>
      </w:r>
      <w:r w:rsidR="00F164D3">
        <w:rPr>
          <w:rFonts w:eastAsia="Calibri"/>
          <w:i w:val="0"/>
          <w:noProof/>
          <w:webHidden/>
          <w:color w:val="auto"/>
          <w:kern w:val="0"/>
          <w:szCs w:val="24"/>
          <w14:ligatures w14:val="none"/>
        </w:rPr>
        <w:t>42</w:t>
      </w:r>
    </w:p>
    <w:p w14:paraId="3F78317D" w14:textId="2504ABF3" w:rsidR="00E34084" w:rsidRPr="00E34084" w:rsidRDefault="00E34084" w:rsidP="00E34084">
      <w:pPr>
        <w:tabs>
          <w:tab w:val="left" w:pos="1540"/>
          <w:tab w:val="right" w:leader="dot" w:pos="9350"/>
        </w:tabs>
        <w:spacing w:after="0" w:line="240" w:lineRule="auto"/>
        <w:ind w:left="864"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16g</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Training Requirements</w:t>
      </w:r>
      <w:r w:rsidRPr="00E34084">
        <w:rPr>
          <w:rFonts w:eastAsia="Calibri"/>
          <w:i w:val="0"/>
          <w:noProof/>
          <w:webHidden/>
          <w:color w:val="auto"/>
          <w:kern w:val="0"/>
          <w:szCs w:val="24"/>
          <w14:ligatures w14:val="none"/>
        </w:rPr>
        <w:tab/>
      </w:r>
      <w:r w:rsidR="00F164D3">
        <w:rPr>
          <w:rFonts w:eastAsia="Calibri"/>
          <w:i w:val="0"/>
          <w:noProof/>
          <w:webHidden/>
          <w:color w:val="auto"/>
          <w:kern w:val="0"/>
          <w:szCs w:val="24"/>
          <w14:ligatures w14:val="none"/>
        </w:rPr>
        <w:t>42</w:t>
      </w:r>
    </w:p>
    <w:p w14:paraId="010F67A6" w14:textId="7004ECFC" w:rsidR="00E34084" w:rsidRPr="00E34084" w:rsidRDefault="00E34084" w:rsidP="00E34084">
      <w:pPr>
        <w:tabs>
          <w:tab w:val="left" w:pos="864"/>
          <w:tab w:val="right" w:leader="dot" w:pos="9350"/>
        </w:tabs>
        <w:spacing w:before="240" w:after="100" w:line="240" w:lineRule="auto"/>
        <w:ind w:left="240"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17</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Look and Feel Requirements</w:t>
      </w:r>
      <w:r w:rsidRPr="00E34084">
        <w:rPr>
          <w:rFonts w:eastAsia="Calibri"/>
          <w:i w:val="0"/>
          <w:noProof/>
          <w:webHidden/>
          <w:color w:val="auto"/>
          <w:kern w:val="0"/>
          <w:szCs w:val="24"/>
          <w14:ligatures w14:val="none"/>
        </w:rPr>
        <w:tab/>
      </w:r>
      <w:r w:rsidR="00F164D3">
        <w:rPr>
          <w:rFonts w:eastAsia="Calibri"/>
          <w:i w:val="0"/>
          <w:noProof/>
          <w:webHidden/>
          <w:color w:val="auto"/>
          <w:kern w:val="0"/>
          <w:szCs w:val="24"/>
          <w14:ligatures w14:val="none"/>
        </w:rPr>
        <w:t>43</w:t>
      </w:r>
    </w:p>
    <w:p w14:paraId="4707F99C" w14:textId="2861A2E4" w:rsidR="00E34084" w:rsidRPr="00E34084" w:rsidRDefault="00E34084" w:rsidP="00E34084">
      <w:pPr>
        <w:tabs>
          <w:tab w:val="left" w:pos="1540"/>
          <w:tab w:val="right" w:leader="dot" w:pos="9350"/>
        </w:tabs>
        <w:spacing w:after="0" w:line="240" w:lineRule="auto"/>
        <w:ind w:left="864"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17a</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Appearance Requirements</w:t>
      </w:r>
      <w:r w:rsidRPr="00E34084">
        <w:rPr>
          <w:rFonts w:eastAsia="Calibri"/>
          <w:i w:val="0"/>
          <w:noProof/>
          <w:webHidden/>
          <w:color w:val="auto"/>
          <w:kern w:val="0"/>
          <w:szCs w:val="24"/>
          <w14:ligatures w14:val="none"/>
        </w:rPr>
        <w:tab/>
      </w:r>
      <w:r w:rsidR="00433C8D">
        <w:rPr>
          <w:rFonts w:eastAsia="Calibri"/>
          <w:i w:val="0"/>
          <w:noProof/>
          <w:webHidden/>
          <w:color w:val="auto"/>
          <w:kern w:val="0"/>
          <w:szCs w:val="24"/>
          <w14:ligatures w14:val="none"/>
        </w:rPr>
        <w:t>43</w:t>
      </w:r>
    </w:p>
    <w:p w14:paraId="17FFB941" w14:textId="0AA28442" w:rsidR="00E34084" w:rsidRPr="00E34084" w:rsidRDefault="00E34084" w:rsidP="00E34084">
      <w:pPr>
        <w:tabs>
          <w:tab w:val="left" w:pos="1540"/>
          <w:tab w:val="right" w:leader="dot" w:pos="9350"/>
        </w:tabs>
        <w:spacing w:after="0" w:line="240" w:lineRule="auto"/>
        <w:ind w:left="864"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17b</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Style Requirements</w:t>
      </w:r>
      <w:r w:rsidRPr="00E34084">
        <w:rPr>
          <w:rFonts w:eastAsia="Calibri"/>
          <w:i w:val="0"/>
          <w:noProof/>
          <w:webHidden/>
          <w:color w:val="auto"/>
          <w:kern w:val="0"/>
          <w:szCs w:val="24"/>
          <w14:ligatures w14:val="none"/>
        </w:rPr>
        <w:tab/>
      </w:r>
      <w:r w:rsidR="00433C8D">
        <w:rPr>
          <w:rFonts w:eastAsia="Calibri"/>
          <w:i w:val="0"/>
          <w:noProof/>
          <w:webHidden/>
          <w:color w:val="auto"/>
          <w:kern w:val="0"/>
          <w:szCs w:val="24"/>
          <w14:ligatures w14:val="none"/>
        </w:rPr>
        <w:t>43</w:t>
      </w:r>
    </w:p>
    <w:p w14:paraId="4872C0EA" w14:textId="0C339688" w:rsidR="00E34084" w:rsidRPr="00E34084" w:rsidRDefault="00E34084" w:rsidP="00E34084">
      <w:pPr>
        <w:tabs>
          <w:tab w:val="left" w:pos="864"/>
          <w:tab w:val="right" w:leader="dot" w:pos="9350"/>
        </w:tabs>
        <w:spacing w:before="240" w:after="100" w:line="240" w:lineRule="auto"/>
        <w:ind w:left="240"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18</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Operational and Environmental Requirements</w:t>
      </w:r>
      <w:r w:rsidRPr="00E34084">
        <w:rPr>
          <w:rFonts w:eastAsia="Calibri"/>
          <w:i w:val="0"/>
          <w:noProof/>
          <w:webHidden/>
          <w:color w:val="auto"/>
          <w:kern w:val="0"/>
          <w:szCs w:val="24"/>
          <w14:ligatures w14:val="none"/>
        </w:rPr>
        <w:tab/>
      </w:r>
      <w:r w:rsidR="00433C8D">
        <w:rPr>
          <w:rFonts w:eastAsia="Calibri"/>
          <w:i w:val="0"/>
          <w:noProof/>
          <w:webHidden/>
          <w:color w:val="auto"/>
          <w:kern w:val="0"/>
          <w:szCs w:val="24"/>
          <w14:ligatures w14:val="none"/>
        </w:rPr>
        <w:t>44</w:t>
      </w:r>
    </w:p>
    <w:p w14:paraId="755FA3BA" w14:textId="2A16EB2B" w:rsidR="00E34084" w:rsidRPr="00E34084" w:rsidRDefault="00E34084" w:rsidP="00E34084">
      <w:pPr>
        <w:tabs>
          <w:tab w:val="left" w:pos="1540"/>
          <w:tab w:val="right" w:leader="dot" w:pos="9350"/>
        </w:tabs>
        <w:spacing w:after="0" w:line="240" w:lineRule="auto"/>
        <w:ind w:left="864"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18a</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Expected Physical Environment</w:t>
      </w:r>
      <w:r w:rsidRPr="00E34084">
        <w:rPr>
          <w:rFonts w:eastAsia="Calibri"/>
          <w:i w:val="0"/>
          <w:noProof/>
          <w:webHidden/>
          <w:color w:val="auto"/>
          <w:kern w:val="0"/>
          <w:szCs w:val="24"/>
          <w14:ligatures w14:val="none"/>
        </w:rPr>
        <w:tab/>
      </w:r>
      <w:r w:rsidR="00433C8D">
        <w:rPr>
          <w:rFonts w:eastAsia="Calibri"/>
          <w:i w:val="0"/>
          <w:noProof/>
          <w:webHidden/>
          <w:color w:val="auto"/>
          <w:kern w:val="0"/>
          <w:szCs w:val="24"/>
          <w14:ligatures w14:val="none"/>
        </w:rPr>
        <w:t>44</w:t>
      </w:r>
    </w:p>
    <w:p w14:paraId="711904CA" w14:textId="29DCFA95" w:rsidR="00E34084" w:rsidRPr="00E34084" w:rsidRDefault="00E34084" w:rsidP="00E34084">
      <w:pPr>
        <w:tabs>
          <w:tab w:val="left" w:pos="1540"/>
          <w:tab w:val="right" w:leader="dot" w:pos="9350"/>
        </w:tabs>
        <w:spacing w:after="0" w:line="240" w:lineRule="auto"/>
        <w:ind w:left="864"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18b</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Requirements for Interfacing with Adjacent Systems</w:t>
      </w:r>
      <w:r w:rsidRPr="00E34084">
        <w:rPr>
          <w:rFonts w:eastAsia="Calibri"/>
          <w:i w:val="0"/>
          <w:noProof/>
          <w:webHidden/>
          <w:color w:val="auto"/>
          <w:kern w:val="0"/>
          <w:szCs w:val="24"/>
          <w14:ligatures w14:val="none"/>
        </w:rPr>
        <w:tab/>
      </w:r>
      <w:r w:rsidR="00433C8D">
        <w:rPr>
          <w:rFonts w:eastAsia="Calibri"/>
          <w:i w:val="0"/>
          <w:noProof/>
          <w:webHidden/>
          <w:color w:val="auto"/>
          <w:kern w:val="0"/>
          <w:szCs w:val="24"/>
          <w14:ligatures w14:val="none"/>
        </w:rPr>
        <w:t>44</w:t>
      </w:r>
    </w:p>
    <w:p w14:paraId="67D99AB6" w14:textId="0DB3A6D8" w:rsidR="00E34084" w:rsidRPr="00E34084" w:rsidRDefault="00E34084" w:rsidP="00E34084">
      <w:pPr>
        <w:tabs>
          <w:tab w:val="left" w:pos="1540"/>
          <w:tab w:val="right" w:leader="dot" w:pos="9350"/>
        </w:tabs>
        <w:spacing w:after="0" w:line="240" w:lineRule="auto"/>
        <w:ind w:left="864"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18c</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Productization Requirements</w:t>
      </w:r>
      <w:r w:rsidRPr="00E34084">
        <w:rPr>
          <w:rFonts w:eastAsia="Calibri"/>
          <w:i w:val="0"/>
          <w:noProof/>
          <w:webHidden/>
          <w:color w:val="auto"/>
          <w:kern w:val="0"/>
          <w:szCs w:val="24"/>
          <w14:ligatures w14:val="none"/>
        </w:rPr>
        <w:tab/>
      </w:r>
      <w:r w:rsidR="00433C8D">
        <w:rPr>
          <w:rFonts w:eastAsia="Calibri"/>
          <w:i w:val="0"/>
          <w:noProof/>
          <w:webHidden/>
          <w:color w:val="auto"/>
          <w:kern w:val="0"/>
          <w:szCs w:val="24"/>
          <w14:ligatures w14:val="none"/>
        </w:rPr>
        <w:t>44</w:t>
      </w:r>
    </w:p>
    <w:p w14:paraId="22113686" w14:textId="6BFB802C" w:rsidR="00E34084" w:rsidRPr="00E34084" w:rsidRDefault="00E34084" w:rsidP="00E34084">
      <w:pPr>
        <w:tabs>
          <w:tab w:val="left" w:pos="1540"/>
          <w:tab w:val="right" w:leader="dot" w:pos="9350"/>
        </w:tabs>
        <w:spacing w:after="0" w:line="240" w:lineRule="auto"/>
        <w:ind w:left="864"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18d</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Release Requirements</w:t>
      </w:r>
      <w:r w:rsidRPr="00E34084">
        <w:rPr>
          <w:rFonts w:eastAsia="Calibri"/>
          <w:i w:val="0"/>
          <w:noProof/>
          <w:webHidden/>
          <w:color w:val="auto"/>
          <w:kern w:val="0"/>
          <w:szCs w:val="24"/>
          <w14:ligatures w14:val="none"/>
        </w:rPr>
        <w:tab/>
      </w:r>
      <w:r w:rsidR="00433C8D">
        <w:rPr>
          <w:rFonts w:eastAsia="Calibri"/>
          <w:i w:val="0"/>
          <w:noProof/>
          <w:webHidden/>
          <w:color w:val="auto"/>
          <w:kern w:val="0"/>
          <w:szCs w:val="24"/>
          <w14:ligatures w14:val="none"/>
        </w:rPr>
        <w:t>44</w:t>
      </w:r>
    </w:p>
    <w:p w14:paraId="09657692" w14:textId="414B94AC" w:rsidR="00E34084" w:rsidRPr="00E34084" w:rsidRDefault="00E34084" w:rsidP="00E34084">
      <w:pPr>
        <w:tabs>
          <w:tab w:val="left" w:pos="864"/>
          <w:tab w:val="right" w:leader="dot" w:pos="9350"/>
        </w:tabs>
        <w:spacing w:before="240" w:after="100" w:line="240" w:lineRule="auto"/>
        <w:ind w:left="240"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19</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Cultural and Political Requirements</w:t>
      </w:r>
      <w:r w:rsidRPr="00E34084">
        <w:rPr>
          <w:rFonts w:eastAsia="Calibri"/>
          <w:i w:val="0"/>
          <w:noProof/>
          <w:webHidden/>
          <w:color w:val="auto"/>
          <w:kern w:val="0"/>
          <w:szCs w:val="24"/>
          <w14:ligatures w14:val="none"/>
        </w:rPr>
        <w:tab/>
      </w:r>
      <w:r w:rsidR="00433C8D">
        <w:rPr>
          <w:rFonts w:eastAsia="Calibri"/>
          <w:i w:val="0"/>
          <w:noProof/>
          <w:webHidden/>
          <w:color w:val="auto"/>
          <w:kern w:val="0"/>
          <w:szCs w:val="24"/>
          <w14:ligatures w14:val="none"/>
        </w:rPr>
        <w:t>45</w:t>
      </w:r>
    </w:p>
    <w:p w14:paraId="148261E2" w14:textId="7D34B743" w:rsidR="00E34084" w:rsidRPr="00E34084" w:rsidRDefault="00E34084" w:rsidP="00E34084">
      <w:pPr>
        <w:tabs>
          <w:tab w:val="left" w:pos="1540"/>
          <w:tab w:val="right" w:leader="dot" w:pos="9350"/>
        </w:tabs>
        <w:spacing w:after="0" w:line="240" w:lineRule="auto"/>
        <w:ind w:left="864"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19a</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Cultural Requirements</w:t>
      </w:r>
      <w:r w:rsidRPr="00E34084">
        <w:rPr>
          <w:rFonts w:eastAsia="Calibri"/>
          <w:i w:val="0"/>
          <w:noProof/>
          <w:webHidden/>
          <w:color w:val="auto"/>
          <w:kern w:val="0"/>
          <w:szCs w:val="24"/>
          <w14:ligatures w14:val="none"/>
        </w:rPr>
        <w:tab/>
      </w:r>
      <w:r w:rsidR="00433C8D">
        <w:rPr>
          <w:rFonts w:eastAsia="Calibri"/>
          <w:i w:val="0"/>
          <w:noProof/>
          <w:webHidden/>
          <w:color w:val="auto"/>
          <w:kern w:val="0"/>
          <w:szCs w:val="24"/>
          <w14:ligatures w14:val="none"/>
        </w:rPr>
        <w:t>45</w:t>
      </w:r>
    </w:p>
    <w:p w14:paraId="68F1E055" w14:textId="384177CC" w:rsidR="00E34084" w:rsidRPr="00E34084" w:rsidRDefault="00E34084" w:rsidP="00E34084">
      <w:pPr>
        <w:tabs>
          <w:tab w:val="left" w:pos="1540"/>
          <w:tab w:val="right" w:leader="dot" w:pos="9350"/>
        </w:tabs>
        <w:spacing w:after="0" w:line="240" w:lineRule="auto"/>
        <w:ind w:left="864" w:right="0" w:firstLine="0"/>
        <w:rPr>
          <w:rFonts w:ascii="Calibri" w:eastAsia="MS Mincho" w:hAnsi="Calibri"/>
          <w:i w:val="0"/>
          <w:noProof/>
          <w:color w:val="auto"/>
          <w:kern w:val="0"/>
          <w:sz w:val="22"/>
          <w:u w:val="single"/>
          <w14:ligatures w14:val="none"/>
        </w:rPr>
      </w:pPr>
      <w:r w:rsidRPr="00E34084">
        <w:rPr>
          <w:rFonts w:eastAsia="Calibri"/>
          <w:i w:val="0"/>
          <w:noProof/>
          <w:color w:val="auto"/>
          <w:kern w:val="0"/>
          <w:szCs w:val="24"/>
          <w14:ligatures w14:val="none"/>
        </w:rPr>
        <w:t>19b</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Political Requirements</w:t>
      </w:r>
      <w:r w:rsidRPr="00E34084">
        <w:rPr>
          <w:rFonts w:eastAsia="Calibri"/>
          <w:i w:val="0"/>
          <w:noProof/>
          <w:webHidden/>
          <w:color w:val="auto"/>
          <w:kern w:val="0"/>
          <w:szCs w:val="24"/>
          <w14:ligatures w14:val="none"/>
        </w:rPr>
        <w:tab/>
      </w:r>
      <w:r w:rsidR="00433C8D">
        <w:rPr>
          <w:rFonts w:eastAsia="Calibri"/>
          <w:i w:val="0"/>
          <w:noProof/>
          <w:webHidden/>
          <w:color w:val="auto"/>
          <w:kern w:val="0"/>
          <w:szCs w:val="24"/>
          <w14:ligatures w14:val="none"/>
        </w:rPr>
        <w:t>45</w:t>
      </w:r>
    </w:p>
    <w:p w14:paraId="223816CA" w14:textId="0B38ADE4" w:rsidR="00E34084" w:rsidRPr="00E34084" w:rsidRDefault="00E34084" w:rsidP="00E34084">
      <w:pPr>
        <w:tabs>
          <w:tab w:val="left" w:pos="864"/>
          <w:tab w:val="right" w:leader="dot" w:pos="9350"/>
        </w:tabs>
        <w:spacing w:before="240" w:after="100" w:line="240" w:lineRule="auto"/>
        <w:ind w:left="240"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lastRenderedPageBreak/>
        <w:t>20</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Legal Requirements</w:t>
      </w:r>
      <w:r w:rsidRPr="00E34084">
        <w:rPr>
          <w:rFonts w:eastAsia="Calibri"/>
          <w:i w:val="0"/>
          <w:noProof/>
          <w:webHidden/>
          <w:color w:val="auto"/>
          <w:kern w:val="0"/>
          <w:szCs w:val="24"/>
          <w14:ligatures w14:val="none"/>
        </w:rPr>
        <w:tab/>
      </w:r>
      <w:r w:rsidR="00433C8D">
        <w:rPr>
          <w:rFonts w:eastAsia="Calibri"/>
          <w:i w:val="0"/>
          <w:noProof/>
          <w:webHidden/>
          <w:color w:val="auto"/>
          <w:kern w:val="0"/>
          <w:szCs w:val="24"/>
          <w14:ligatures w14:val="none"/>
        </w:rPr>
        <w:t>46</w:t>
      </w:r>
    </w:p>
    <w:p w14:paraId="5CCF0B2A" w14:textId="04D82C2C" w:rsidR="00E34084" w:rsidRPr="00E34084" w:rsidRDefault="00E34084" w:rsidP="00E34084">
      <w:pPr>
        <w:tabs>
          <w:tab w:val="left" w:pos="1540"/>
          <w:tab w:val="right" w:leader="dot" w:pos="9350"/>
        </w:tabs>
        <w:spacing w:after="0" w:line="240" w:lineRule="auto"/>
        <w:ind w:left="864"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20a</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Compliance Requirements</w:t>
      </w:r>
      <w:r w:rsidRPr="00E34084">
        <w:rPr>
          <w:rFonts w:eastAsia="Calibri"/>
          <w:i w:val="0"/>
          <w:noProof/>
          <w:webHidden/>
          <w:color w:val="auto"/>
          <w:kern w:val="0"/>
          <w:szCs w:val="24"/>
          <w14:ligatures w14:val="none"/>
        </w:rPr>
        <w:tab/>
      </w:r>
      <w:r w:rsidR="00433C8D">
        <w:rPr>
          <w:rFonts w:eastAsia="Calibri"/>
          <w:i w:val="0"/>
          <w:noProof/>
          <w:webHidden/>
          <w:color w:val="auto"/>
          <w:kern w:val="0"/>
          <w:szCs w:val="24"/>
          <w14:ligatures w14:val="none"/>
        </w:rPr>
        <w:t>46</w:t>
      </w:r>
    </w:p>
    <w:p w14:paraId="0DEC248D" w14:textId="360872DD" w:rsidR="00E34084" w:rsidRPr="00E34084" w:rsidRDefault="00E34084" w:rsidP="00E34084">
      <w:pPr>
        <w:tabs>
          <w:tab w:val="left" w:pos="1540"/>
          <w:tab w:val="right" w:leader="dot" w:pos="9350"/>
        </w:tabs>
        <w:spacing w:after="0" w:line="240" w:lineRule="auto"/>
        <w:ind w:left="864"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20b</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Standards Requirements</w:t>
      </w:r>
      <w:r w:rsidRPr="00E34084">
        <w:rPr>
          <w:rFonts w:eastAsia="Calibri"/>
          <w:i w:val="0"/>
          <w:noProof/>
          <w:webHidden/>
          <w:color w:val="auto"/>
          <w:kern w:val="0"/>
          <w:szCs w:val="24"/>
          <w14:ligatures w14:val="none"/>
        </w:rPr>
        <w:tab/>
      </w:r>
      <w:r w:rsidR="00433C8D">
        <w:rPr>
          <w:rFonts w:eastAsia="Calibri"/>
          <w:i w:val="0"/>
          <w:noProof/>
          <w:webHidden/>
          <w:color w:val="auto"/>
          <w:kern w:val="0"/>
          <w:szCs w:val="24"/>
          <w14:ligatures w14:val="none"/>
        </w:rPr>
        <w:t>47</w:t>
      </w:r>
    </w:p>
    <w:p w14:paraId="3742E3FB" w14:textId="64709F9F" w:rsidR="00E34084" w:rsidRPr="00E34084" w:rsidRDefault="00E34084" w:rsidP="00E34084">
      <w:pPr>
        <w:tabs>
          <w:tab w:val="left" w:pos="864"/>
          <w:tab w:val="right" w:leader="dot" w:pos="9350"/>
        </w:tabs>
        <w:spacing w:before="240" w:after="100" w:line="240" w:lineRule="auto"/>
        <w:ind w:left="240"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21</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Requirements Acceptance Tests</w:t>
      </w:r>
      <w:r w:rsidRPr="00E34084">
        <w:rPr>
          <w:rFonts w:eastAsia="Calibri"/>
          <w:i w:val="0"/>
          <w:noProof/>
          <w:webHidden/>
          <w:color w:val="auto"/>
          <w:kern w:val="0"/>
          <w:szCs w:val="24"/>
          <w14:ligatures w14:val="none"/>
        </w:rPr>
        <w:tab/>
      </w:r>
      <w:r w:rsidR="00433C8D">
        <w:rPr>
          <w:rFonts w:eastAsia="Calibri"/>
          <w:i w:val="0"/>
          <w:noProof/>
          <w:webHidden/>
          <w:color w:val="auto"/>
          <w:kern w:val="0"/>
          <w:szCs w:val="24"/>
          <w14:ligatures w14:val="none"/>
        </w:rPr>
        <w:t>47</w:t>
      </w:r>
    </w:p>
    <w:p w14:paraId="1C30D4D9" w14:textId="46CA3766" w:rsidR="00E34084" w:rsidRPr="00E34084" w:rsidRDefault="00E34084" w:rsidP="00E34084">
      <w:pPr>
        <w:tabs>
          <w:tab w:val="left" w:pos="1540"/>
          <w:tab w:val="right" w:leader="dot" w:pos="9350"/>
        </w:tabs>
        <w:spacing w:after="0" w:line="240" w:lineRule="auto"/>
        <w:ind w:left="864"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21a</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Requirements – Test Correspondence Summary</w:t>
      </w:r>
      <w:r w:rsidRPr="00E34084">
        <w:rPr>
          <w:rFonts w:eastAsia="Calibri"/>
          <w:i w:val="0"/>
          <w:noProof/>
          <w:webHidden/>
          <w:color w:val="auto"/>
          <w:kern w:val="0"/>
          <w:szCs w:val="24"/>
          <w14:ligatures w14:val="none"/>
        </w:rPr>
        <w:tab/>
      </w:r>
      <w:r w:rsidR="00433C8D">
        <w:rPr>
          <w:rFonts w:eastAsia="Calibri"/>
          <w:i w:val="0"/>
          <w:noProof/>
          <w:webHidden/>
          <w:color w:val="auto"/>
          <w:kern w:val="0"/>
          <w:szCs w:val="24"/>
          <w14:ligatures w14:val="none"/>
        </w:rPr>
        <w:t>47</w:t>
      </w:r>
    </w:p>
    <w:p w14:paraId="1862594F" w14:textId="09AF8A50" w:rsidR="00E34084" w:rsidRPr="00E34084" w:rsidRDefault="00E34084" w:rsidP="00E34084">
      <w:pPr>
        <w:tabs>
          <w:tab w:val="left" w:pos="1540"/>
          <w:tab w:val="right" w:leader="dot" w:pos="9350"/>
        </w:tabs>
        <w:spacing w:after="0" w:line="240" w:lineRule="auto"/>
        <w:ind w:left="864"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21b</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Acceptance Test Descriptions</w:t>
      </w:r>
      <w:r w:rsidRPr="00E34084">
        <w:rPr>
          <w:rFonts w:eastAsia="Calibri"/>
          <w:i w:val="0"/>
          <w:noProof/>
          <w:webHidden/>
          <w:color w:val="auto"/>
          <w:kern w:val="0"/>
          <w:szCs w:val="24"/>
          <w14:ligatures w14:val="none"/>
        </w:rPr>
        <w:tab/>
      </w:r>
      <w:r w:rsidR="00433C8D">
        <w:rPr>
          <w:rFonts w:eastAsia="Calibri"/>
          <w:i w:val="0"/>
          <w:noProof/>
          <w:webHidden/>
          <w:color w:val="auto"/>
          <w:kern w:val="0"/>
          <w:szCs w:val="24"/>
          <w14:ligatures w14:val="none"/>
        </w:rPr>
        <w:t>48</w:t>
      </w:r>
    </w:p>
    <w:p w14:paraId="1008E253" w14:textId="6BDA5AA0" w:rsidR="00E34084" w:rsidRPr="00E34084" w:rsidRDefault="00E34084" w:rsidP="00E34084">
      <w:pPr>
        <w:tabs>
          <w:tab w:val="left" w:pos="864"/>
          <w:tab w:val="right" w:leader="dot" w:pos="9350"/>
        </w:tabs>
        <w:spacing w:before="240" w:after="100" w:line="240" w:lineRule="auto"/>
        <w:ind w:left="0"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III</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Design</w:t>
      </w:r>
      <w:r w:rsidRPr="00E34084">
        <w:rPr>
          <w:rFonts w:eastAsia="Calibri"/>
          <w:i w:val="0"/>
          <w:noProof/>
          <w:webHidden/>
          <w:color w:val="auto"/>
          <w:kern w:val="0"/>
          <w:szCs w:val="24"/>
          <w14:ligatures w14:val="none"/>
        </w:rPr>
        <w:tab/>
      </w:r>
      <w:r w:rsidR="00433C8D">
        <w:rPr>
          <w:rFonts w:eastAsia="Calibri"/>
          <w:i w:val="0"/>
          <w:noProof/>
          <w:webHidden/>
          <w:color w:val="auto"/>
          <w:kern w:val="0"/>
          <w:szCs w:val="24"/>
          <w14:ligatures w14:val="none"/>
        </w:rPr>
        <w:t>56</w:t>
      </w:r>
    </w:p>
    <w:p w14:paraId="3FDF4D97" w14:textId="3B11BBAD" w:rsidR="00E34084" w:rsidRPr="00E34084" w:rsidRDefault="00E34084" w:rsidP="00E34084">
      <w:pPr>
        <w:tabs>
          <w:tab w:val="left" w:pos="864"/>
          <w:tab w:val="right" w:leader="dot" w:pos="9350"/>
        </w:tabs>
        <w:spacing w:before="240" w:after="100" w:line="240" w:lineRule="auto"/>
        <w:ind w:left="240"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22</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Design Goals</w:t>
      </w:r>
      <w:r w:rsidRPr="00E34084">
        <w:rPr>
          <w:rFonts w:eastAsia="Calibri"/>
          <w:i w:val="0"/>
          <w:noProof/>
          <w:webHidden/>
          <w:color w:val="auto"/>
          <w:kern w:val="0"/>
          <w:szCs w:val="24"/>
          <w14:ligatures w14:val="none"/>
        </w:rPr>
        <w:tab/>
      </w:r>
      <w:r w:rsidR="00433C8D">
        <w:rPr>
          <w:rFonts w:eastAsia="Calibri"/>
          <w:i w:val="0"/>
          <w:noProof/>
          <w:webHidden/>
          <w:color w:val="auto"/>
          <w:kern w:val="0"/>
          <w:szCs w:val="24"/>
          <w14:ligatures w14:val="none"/>
        </w:rPr>
        <w:t>56</w:t>
      </w:r>
    </w:p>
    <w:p w14:paraId="74B05F9C" w14:textId="5ACFB45F" w:rsidR="00E34084" w:rsidRPr="00E34084" w:rsidRDefault="00E34084" w:rsidP="00E34084">
      <w:pPr>
        <w:tabs>
          <w:tab w:val="left" w:pos="864"/>
          <w:tab w:val="right" w:leader="dot" w:pos="9350"/>
        </w:tabs>
        <w:spacing w:before="240" w:after="100" w:line="240" w:lineRule="auto"/>
        <w:ind w:left="240"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23</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Current System Design</w:t>
      </w:r>
      <w:r w:rsidRPr="00E34084">
        <w:rPr>
          <w:rFonts w:eastAsia="Calibri"/>
          <w:i w:val="0"/>
          <w:noProof/>
          <w:webHidden/>
          <w:color w:val="auto"/>
          <w:kern w:val="0"/>
          <w:szCs w:val="24"/>
          <w14:ligatures w14:val="none"/>
        </w:rPr>
        <w:tab/>
      </w:r>
      <w:r w:rsidR="00433C8D">
        <w:rPr>
          <w:rFonts w:eastAsia="Calibri"/>
          <w:i w:val="0"/>
          <w:noProof/>
          <w:webHidden/>
          <w:color w:val="auto"/>
          <w:kern w:val="0"/>
          <w:szCs w:val="24"/>
          <w14:ligatures w14:val="none"/>
        </w:rPr>
        <w:t>56</w:t>
      </w:r>
    </w:p>
    <w:p w14:paraId="2D50E7FF" w14:textId="57FC7894" w:rsidR="00E34084" w:rsidRPr="00E34084" w:rsidRDefault="00E34084" w:rsidP="00E34084">
      <w:pPr>
        <w:tabs>
          <w:tab w:val="left" w:pos="864"/>
          <w:tab w:val="right" w:leader="dot" w:pos="9350"/>
        </w:tabs>
        <w:spacing w:before="240" w:after="100" w:line="240" w:lineRule="auto"/>
        <w:ind w:left="240"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24</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Proposed System Design</w:t>
      </w:r>
      <w:r w:rsidRPr="00E34084">
        <w:rPr>
          <w:rFonts w:eastAsia="Calibri"/>
          <w:i w:val="0"/>
          <w:noProof/>
          <w:webHidden/>
          <w:color w:val="auto"/>
          <w:kern w:val="0"/>
          <w:szCs w:val="24"/>
          <w14:ligatures w14:val="none"/>
        </w:rPr>
        <w:tab/>
      </w:r>
      <w:r w:rsidR="00433C8D">
        <w:rPr>
          <w:rFonts w:eastAsia="Calibri"/>
          <w:i w:val="0"/>
          <w:noProof/>
          <w:webHidden/>
          <w:color w:val="auto"/>
          <w:kern w:val="0"/>
          <w:szCs w:val="24"/>
          <w14:ligatures w14:val="none"/>
        </w:rPr>
        <w:t>56</w:t>
      </w:r>
    </w:p>
    <w:p w14:paraId="13E0F316" w14:textId="008CB678" w:rsidR="00E34084" w:rsidRPr="00E34084" w:rsidRDefault="00E34084" w:rsidP="00E34084">
      <w:pPr>
        <w:tabs>
          <w:tab w:val="left" w:pos="1540"/>
          <w:tab w:val="right" w:leader="dot" w:pos="9350"/>
        </w:tabs>
        <w:spacing w:after="0" w:line="240" w:lineRule="auto"/>
        <w:ind w:left="864"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24a</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Initial System Analysis and Class Identification</w:t>
      </w:r>
      <w:r w:rsidRPr="00E34084">
        <w:rPr>
          <w:rFonts w:eastAsia="Calibri"/>
          <w:i w:val="0"/>
          <w:noProof/>
          <w:webHidden/>
          <w:color w:val="auto"/>
          <w:kern w:val="0"/>
          <w:szCs w:val="24"/>
          <w14:ligatures w14:val="none"/>
        </w:rPr>
        <w:tab/>
      </w:r>
      <w:r w:rsidR="00433C8D">
        <w:rPr>
          <w:rFonts w:eastAsia="Calibri"/>
          <w:i w:val="0"/>
          <w:noProof/>
          <w:webHidden/>
          <w:color w:val="auto"/>
          <w:kern w:val="0"/>
          <w:szCs w:val="24"/>
          <w14:ligatures w14:val="none"/>
        </w:rPr>
        <w:t>56</w:t>
      </w:r>
    </w:p>
    <w:p w14:paraId="37DA577A" w14:textId="1647D9E9" w:rsidR="00E34084" w:rsidRPr="00E34084" w:rsidRDefault="00E34084" w:rsidP="00E34084">
      <w:pPr>
        <w:tabs>
          <w:tab w:val="left" w:pos="1540"/>
          <w:tab w:val="right" w:leader="dot" w:pos="9350"/>
        </w:tabs>
        <w:spacing w:after="0" w:line="240" w:lineRule="auto"/>
        <w:ind w:left="864"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24b</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Dynamic Modelling of Use-Cases</w:t>
      </w:r>
      <w:r w:rsidRPr="00E34084">
        <w:rPr>
          <w:rFonts w:eastAsia="Calibri"/>
          <w:i w:val="0"/>
          <w:noProof/>
          <w:webHidden/>
          <w:color w:val="auto"/>
          <w:kern w:val="0"/>
          <w:szCs w:val="24"/>
          <w14:ligatures w14:val="none"/>
        </w:rPr>
        <w:tab/>
      </w:r>
      <w:r w:rsidR="00433C8D">
        <w:rPr>
          <w:rFonts w:eastAsia="Calibri"/>
          <w:i w:val="0"/>
          <w:noProof/>
          <w:webHidden/>
          <w:color w:val="auto"/>
          <w:kern w:val="0"/>
          <w:szCs w:val="24"/>
          <w14:ligatures w14:val="none"/>
        </w:rPr>
        <w:t>57</w:t>
      </w:r>
    </w:p>
    <w:p w14:paraId="4E5ABDE8" w14:textId="4F85E9DD" w:rsidR="00E34084" w:rsidRPr="00E34084" w:rsidRDefault="00E34084" w:rsidP="00E34084">
      <w:pPr>
        <w:tabs>
          <w:tab w:val="left" w:pos="1540"/>
          <w:tab w:val="right" w:leader="dot" w:pos="9350"/>
        </w:tabs>
        <w:spacing w:after="0" w:line="240" w:lineRule="auto"/>
        <w:ind w:left="864"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24c</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Proposed System Architecture</w:t>
      </w:r>
      <w:r w:rsidRPr="00E34084">
        <w:rPr>
          <w:rFonts w:eastAsia="Calibri"/>
          <w:i w:val="0"/>
          <w:noProof/>
          <w:webHidden/>
          <w:color w:val="auto"/>
          <w:kern w:val="0"/>
          <w:szCs w:val="24"/>
          <w14:ligatures w14:val="none"/>
        </w:rPr>
        <w:tab/>
      </w:r>
      <w:r w:rsidR="00433C8D">
        <w:rPr>
          <w:rFonts w:eastAsia="Calibri"/>
          <w:i w:val="0"/>
          <w:noProof/>
          <w:webHidden/>
          <w:color w:val="auto"/>
          <w:kern w:val="0"/>
          <w:szCs w:val="24"/>
          <w14:ligatures w14:val="none"/>
        </w:rPr>
        <w:t>58</w:t>
      </w:r>
    </w:p>
    <w:p w14:paraId="0A345E47" w14:textId="57F57318" w:rsidR="00E34084" w:rsidRPr="00E34084" w:rsidRDefault="00E34084" w:rsidP="00E34084">
      <w:pPr>
        <w:tabs>
          <w:tab w:val="left" w:pos="1540"/>
          <w:tab w:val="right" w:leader="dot" w:pos="9350"/>
        </w:tabs>
        <w:spacing w:after="0" w:line="240" w:lineRule="auto"/>
        <w:ind w:left="864"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24d</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Initial Subsystem Decomposition</w:t>
      </w:r>
      <w:r w:rsidRPr="00E34084">
        <w:rPr>
          <w:rFonts w:eastAsia="Calibri"/>
          <w:i w:val="0"/>
          <w:noProof/>
          <w:webHidden/>
          <w:color w:val="auto"/>
          <w:kern w:val="0"/>
          <w:szCs w:val="24"/>
          <w14:ligatures w14:val="none"/>
        </w:rPr>
        <w:tab/>
      </w:r>
      <w:r w:rsidR="00433C8D">
        <w:rPr>
          <w:rFonts w:eastAsia="Calibri"/>
          <w:i w:val="0"/>
          <w:noProof/>
          <w:webHidden/>
          <w:color w:val="auto"/>
          <w:kern w:val="0"/>
          <w:szCs w:val="24"/>
          <w14:ligatures w14:val="none"/>
        </w:rPr>
        <w:t>58</w:t>
      </w:r>
    </w:p>
    <w:p w14:paraId="161179FA" w14:textId="4F1C3167" w:rsidR="00E34084" w:rsidRPr="00E34084" w:rsidRDefault="00E34084" w:rsidP="00E34084">
      <w:pPr>
        <w:tabs>
          <w:tab w:val="left" w:pos="864"/>
          <w:tab w:val="right" w:leader="dot" w:pos="9350"/>
        </w:tabs>
        <w:spacing w:before="240" w:after="100" w:line="240" w:lineRule="auto"/>
        <w:ind w:left="240"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25</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Additional Design Considerations</w:t>
      </w:r>
      <w:r w:rsidRPr="00E34084">
        <w:rPr>
          <w:rFonts w:eastAsia="Calibri"/>
          <w:i w:val="0"/>
          <w:noProof/>
          <w:webHidden/>
          <w:color w:val="auto"/>
          <w:kern w:val="0"/>
          <w:szCs w:val="24"/>
          <w14:ligatures w14:val="none"/>
        </w:rPr>
        <w:tab/>
      </w:r>
      <w:r w:rsidR="00433C8D">
        <w:rPr>
          <w:rFonts w:eastAsia="Calibri"/>
          <w:i w:val="0"/>
          <w:noProof/>
          <w:webHidden/>
          <w:color w:val="auto"/>
          <w:kern w:val="0"/>
          <w:szCs w:val="24"/>
          <w14:ligatures w14:val="none"/>
        </w:rPr>
        <w:t>59</w:t>
      </w:r>
    </w:p>
    <w:p w14:paraId="3781176E" w14:textId="23718689" w:rsidR="00E34084" w:rsidRPr="00E34084" w:rsidRDefault="00E34084" w:rsidP="00E34084">
      <w:pPr>
        <w:tabs>
          <w:tab w:val="left" w:pos="1540"/>
          <w:tab w:val="right" w:leader="dot" w:pos="9350"/>
        </w:tabs>
        <w:spacing w:after="0" w:line="240" w:lineRule="auto"/>
        <w:ind w:left="864"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25a</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Hardware / Software Mapping</w:t>
      </w:r>
      <w:r w:rsidRPr="00E34084">
        <w:rPr>
          <w:rFonts w:eastAsia="Calibri"/>
          <w:i w:val="0"/>
          <w:noProof/>
          <w:webHidden/>
          <w:color w:val="auto"/>
          <w:kern w:val="0"/>
          <w:szCs w:val="24"/>
          <w14:ligatures w14:val="none"/>
        </w:rPr>
        <w:tab/>
      </w:r>
      <w:r w:rsidR="00433C8D">
        <w:rPr>
          <w:rFonts w:eastAsia="Calibri"/>
          <w:i w:val="0"/>
          <w:noProof/>
          <w:webHidden/>
          <w:color w:val="auto"/>
          <w:kern w:val="0"/>
          <w:szCs w:val="24"/>
          <w14:ligatures w14:val="none"/>
        </w:rPr>
        <w:t>59</w:t>
      </w:r>
    </w:p>
    <w:p w14:paraId="6E6CA5DC" w14:textId="6BD18286" w:rsidR="00E34084" w:rsidRPr="00E34084" w:rsidRDefault="00E34084" w:rsidP="00E34084">
      <w:pPr>
        <w:tabs>
          <w:tab w:val="left" w:pos="1540"/>
          <w:tab w:val="right" w:leader="dot" w:pos="9350"/>
        </w:tabs>
        <w:spacing w:after="0" w:line="240" w:lineRule="auto"/>
        <w:ind w:left="864"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25b</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Persistent Data Management</w:t>
      </w:r>
      <w:r w:rsidRPr="00E34084">
        <w:rPr>
          <w:rFonts w:eastAsia="Calibri"/>
          <w:i w:val="0"/>
          <w:noProof/>
          <w:webHidden/>
          <w:color w:val="auto"/>
          <w:kern w:val="0"/>
          <w:szCs w:val="24"/>
          <w14:ligatures w14:val="none"/>
        </w:rPr>
        <w:tab/>
      </w:r>
      <w:r w:rsidR="00433C8D">
        <w:rPr>
          <w:rFonts w:eastAsia="Calibri"/>
          <w:i w:val="0"/>
          <w:noProof/>
          <w:webHidden/>
          <w:color w:val="auto"/>
          <w:kern w:val="0"/>
          <w:szCs w:val="24"/>
          <w14:ligatures w14:val="none"/>
        </w:rPr>
        <w:t>60</w:t>
      </w:r>
    </w:p>
    <w:p w14:paraId="5923CD06" w14:textId="76CC89FF" w:rsidR="00E34084" w:rsidRPr="00E34084" w:rsidRDefault="00E34084" w:rsidP="00E34084">
      <w:pPr>
        <w:tabs>
          <w:tab w:val="left" w:pos="1540"/>
          <w:tab w:val="right" w:leader="dot" w:pos="9350"/>
        </w:tabs>
        <w:spacing w:after="0" w:line="240" w:lineRule="auto"/>
        <w:ind w:left="864"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25c</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Access Control and Security</w:t>
      </w:r>
      <w:r w:rsidRPr="00E34084">
        <w:rPr>
          <w:rFonts w:eastAsia="Calibri"/>
          <w:i w:val="0"/>
          <w:noProof/>
          <w:webHidden/>
          <w:color w:val="auto"/>
          <w:kern w:val="0"/>
          <w:szCs w:val="24"/>
          <w14:ligatures w14:val="none"/>
        </w:rPr>
        <w:tab/>
      </w:r>
      <w:r w:rsidR="00433C8D">
        <w:rPr>
          <w:rFonts w:eastAsia="Calibri"/>
          <w:i w:val="0"/>
          <w:noProof/>
          <w:webHidden/>
          <w:color w:val="auto"/>
          <w:kern w:val="0"/>
          <w:szCs w:val="24"/>
          <w14:ligatures w14:val="none"/>
        </w:rPr>
        <w:t>60</w:t>
      </w:r>
    </w:p>
    <w:p w14:paraId="4D7D52CB" w14:textId="20837194" w:rsidR="00E34084" w:rsidRPr="00E34084" w:rsidRDefault="00E34084" w:rsidP="00E34084">
      <w:pPr>
        <w:tabs>
          <w:tab w:val="left" w:pos="1540"/>
          <w:tab w:val="right" w:leader="dot" w:pos="9350"/>
        </w:tabs>
        <w:spacing w:after="0" w:line="240" w:lineRule="auto"/>
        <w:ind w:left="864"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25d</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Global Software Control</w:t>
      </w:r>
      <w:r w:rsidRPr="00E34084">
        <w:rPr>
          <w:rFonts w:eastAsia="Calibri"/>
          <w:i w:val="0"/>
          <w:noProof/>
          <w:webHidden/>
          <w:color w:val="auto"/>
          <w:kern w:val="0"/>
          <w:szCs w:val="24"/>
          <w14:ligatures w14:val="none"/>
        </w:rPr>
        <w:tab/>
      </w:r>
      <w:r w:rsidR="00433C8D">
        <w:rPr>
          <w:rFonts w:eastAsia="Calibri"/>
          <w:i w:val="0"/>
          <w:noProof/>
          <w:webHidden/>
          <w:color w:val="auto"/>
          <w:kern w:val="0"/>
          <w:szCs w:val="24"/>
          <w14:ligatures w14:val="none"/>
        </w:rPr>
        <w:t>60</w:t>
      </w:r>
    </w:p>
    <w:p w14:paraId="5BDE1A00" w14:textId="3305A2D6" w:rsidR="00E34084" w:rsidRPr="00E34084" w:rsidRDefault="00E34084" w:rsidP="00E34084">
      <w:pPr>
        <w:tabs>
          <w:tab w:val="left" w:pos="1540"/>
          <w:tab w:val="right" w:leader="dot" w:pos="9350"/>
        </w:tabs>
        <w:spacing w:after="0" w:line="240" w:lineRule="auto"/>
        <w:ind w:left="864"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25e</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Boundary Conditions</w:t>
      </w:r>
      <w:r w:rsidRPr="00E34084">
        <w:rPr>
          <w:rFonts w:eastAsia="Calibri"/>
          <w:i w:val="0"/>
          <w:noProof/>
          <w:webHidden/>
          <w:color w:val="auto"/>
          <w:kern w:val="0"/>
          <w:szCs w:val="24"/>
          <w14:ligatures w14:val="none"/>
        </w:rPr>
        <w:tab/>
      </w:r>
      <w:r w:rsidR="00433C8D">
        <w:rPr>
          <w:rFonts w:eastAsia="Calibri"/>
          <w:i w:val="0"/>
          <w:noProof/>
          <w:webHidden/>
          <w:color w:val="auto"/>
          <w:kern w:val="0"/>
          <w:szCs w:val="24"/>
          <w14:ligatures w14:val="none"/>
        </w:rPr>
        <w:t>60</w:t>
      </w:r>
    </w:p>
    <w:p w14:paraId="72984D2F" w14:textId="1AC63829" w:rsidR="00E34084" w:rsidRPr="00E34084" w:rsidRDefault="00E34084" w:rsidP="00E34084">
      <w:pPr>
        <w:tabs>
          <w:tab w:val="left" w:pos="1540"/>
          <w:tab w:val="right" w:leader="dot" w:pos="9350"/>
        </w:tabs>
        <w:spacing w:after="0" w:line="240" w:lineRule="auto"/>
        <w:ind w:left="864"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25f</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User Interface</w:t>
      </w:r>
      <w:r w:rsidRPr="00E34084">
        <w:rPr>
          <w:rFonts w:eastAsia="Calibri"/>
          <w:i w:val="0"/>
          <w:noProof/>
          <w:webHidden/>
          <w:color w:val="auto"/>
          <w:kern w:val="0"/>
          <w:szCs w:val="24"/>
          <w14:ligatures w14:val="none"/>
        </w:rPr>
        <w:tab/>
      </w:r>
      <w:r w:rsidR="00433C8D">
        <w:rPr>
          <w:rFonts w:eastAsia="Calibri"/>
          <w:i w:val="0"/>
          <w:noProof/>
          <w:webHidden/>
          <w:color w:val="auto"/>
          <w:kern w:val="0"/>
          <w:szCs w:val="24"/>
          <w14:ligatures w14:val="none"/>
        </w:rPr>
        <w:t>61</w:t>
      </w:r>
    </w:p>
    <w:p w14:paraId="57D60673" w14:textId="4449339B" w:rsidR="00E34084" w:rsidRPr="00E34084" w:rsidRDefault="00E34084" w:rsidP="00E34084">
      <w:pPr>
        <w:tabs>
          <w:tab w:val="left" w:pos="1540"/>
          <w:tab w:val="right" w:leader="dot" w:pos="9350"/>
        </w:tabs>
        <w:spacing w:after="0" w:line="240" w:lineRule="auto"/>
        <w:ind w:left="864"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25g</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Application of Design Patterns</w:t>
      </w:r>
      <w:r w:rsidRPr="00E34084">
        <w:rPr>
          <w:rFonts w:eastAsia="Calibri"/>
          <w:i w:val="0"/>
          <w:noProof/>
          <w:webHidden/>
          <w:color w:val="auto"/>
          <w:kern w:val="0"/>
          <w:szCs w:val="24"/>
          <w14:ligatures w14:val="none"/>
        </w:rPr>
        <w:tab/>
      </w:r>
      <w:r w:rsidR="00433C8D">
        <w:rPr>
          <w:rFonts w:eastAsia="Calibri"/>
          <w:i w:val="0"/>
          <w:noProof/>
          <w:webHidden/>
          <w:color w:val="auto"/>
          <w:kern w:val="0"/>
          <w:szCs w:val="24"/>
          <w14:ligatures w14:val="none"/>
        </w:rPr>
        <w:t>62</w:t>
      </w:r>
    </w:p>
    <w:p w14:paraId="48C245B7" w14:textId="2B84A138" w:rsidR="00E34084" w:rsidRPr="00E34084" w:rsidRDefault="00000000" w:rsidP="00E34084">
      <w:pPr>
        <w:tabs>
          <w:tab w:val="left" w:pos="864"/>
          <w:tab w:val="right" w:leader="dot" w:pos="9350"/>
        </w:tabs>
        <w:spacing w:before="240" w:after="100" w:line="240" w:lineRule="auto"/>
        <w:ind w:left="240" w:right="0" w:firstLine="0"/>
        <w:rPr>
          <w:rFonts w:ascii="Calibri" w:eastAsia="MS Mincho" w:hAnsi="Calibri"/>
          <w:i w:val="0"/>
          <w:noProof/>
          <w:color w:val="auto"/>
          <w:kern w:val="0"/>
          <w:sz w:val="22"/>
          <w14:ligatures w14:val="none"/>
        </w:rPr>
      </w:pPr>
      <w:hyperlink w:anchor="_26_Final_System" w:history="1">
        <w:r w:rsidR="00E34084" w:rsidRPr="00E371A3">
          <w:rPr>
            <w:rStyle w:val="Hyperlink"/>
            <w:rFonts w:eastAsia="Calibri"/>
            <w:i w:val="0"/>
            <w:noProof/>
            <w:kern w:val="0"/>
            <w:szCs w:val="24"/>
            <w14:ligatures w14:val="none"/>
          </w:rPr>
          <w:t>26</w:t>
        </w:r>
        <w:r w:rsidR="00E34084" w:rsidRPr="00E371A3">
          <w:rPr>
            <w:rStyle w:val="Hyperlink"/>
            <w:rFonts w:ascii="Calibri" w:eastAsia="MS Mincho" w:hAnsi="Calibri"/>
            <w:i w:val="0"/>
            <w:noProof/>
            <w:kern w:val="0"/>
            <w:sz w:val="22"/>
            <w14:ligatures w14:val="none"/>
          </w:rPr>
          <w:tab/>
        </w:r>
        <w:r w:rsidR="00E34084" w:rsidRPr="00E371A3">
          <w:rPr>
            <w:rStyle w:val="Hyperlink"/>
            <w:rFonts w:eastAsia="Calibri"/>
            <w:i w:val="0"/>
            <w:noProof/>
            <w:kern w:val="0"/>
            <w:szCs w:val="24"/>
            <w14:ligatures w14:val="none"/>
          </w:rPr>
          <w:t>Final System Design</w:t>
        </w:r>
        <w:r w:rsidR="00E34084" w:rsidRPr="00E371A3">
          <w:rPr>
            <w:rStyle w:val="Hyperlink"/>
            <w:rFonts w:eastAsia="Calibri"/>
            <w:i w:val="0"/>
            <w:noProof/>
            <w:webHidden/>
            <w:kern w:val="0"/>
            <w:szCs w:val="24"/>
            <w14:ligatures w14:val="none"/>
          </w:rPr>
          <w:tab/>
        </w:r>
      </w:hyperlink>
      <w:r w:rsidR="00E371A3">
        <w:rPr>
          <w:rFonts w:eastAsia="Calibri"/>
          <w:i w:val="0"/>
          <w:noProof/>
          <w:color w:val="auto"/>
          <w:kern w:val="0"/>
          <w:szCs w:val="24"/>
          <w14:ligatures w14:val="none"/>
        </w:rPr>
        <w:t>63</w:t>
      </w:r>
    </w:p>
    <w:p w14:paraId="5FF95273" w14:textId="4C2D20B2" w:rsidR="00E34084" w:rsidRPr="003D6DE4" w:rsidRDefault="00000000" w:rsidP="00E34084">
      <w:pPr>
        <w:tabs>
          <w:tab w:val="left" w:pos="864"/>
          <w:tab w:val="right" w:leader="dot" w:pos="9350"/>
        </w:tabs>
        <w:spacing w:before="240" w:after="100" w:line="240" w:lineRule="auto"/>
        <w:ind w:left="240" w:right="0" w:firstLine="0"/>
        <w:rPr>
          <w:rFonts w:eastAsia="Calibri"/>
          <w:i w:val="0"/>
          <w:noProof/>
          <w:color w:val="000000" w:themeColor="text1"/>
          <w:kern w:val="0"/>
          <w:szCs w:val="24"/>
          <w14:ligatures w14:val="none"/>
        </w:rPr>
      </w:pPr>
      <w:hyperlink w:anchor="_27_Object_Design" w:history="1">
        <w:r w:rsidR="00E34084" w:rsidRPr="003D6DE4">
          <w:rPr>
            <w:rStyle w:val="Hyperlink"/>
            <w:rFonts w:eastAsia="Calibri"/>
            <w:i w:val="0"/>
            <w:noProof/>
            <w:color w:val="000000" w:themeColor="text1"/>
            <w:kern w:val="0"/>
            <w:szCs w:val="24"/>
            <w14:ligatures w14:val="none"/>
          </w:rPr>
          <w:t>27</w:t>
        </w:r>
        <w:r w:rsidR="00E34084" w:rsidRPr="003D6DE4">
          <w:rPr>
            <w:rStyle w:val="Hyperlink"/>
            <w:rFonts w:ascii="Calibri" w:eastAsia="MS Mincho" w:hAnsi="Calibri"/>
            <w:i w:val="0"/>
            <w:noProof/>
            <w:color w:val="000000" w:themeColor="text1"/>
            <w:kern w:val="0"/>
            <w:sz w:val="22"/>
            <w14:ligatures w14:val="none"/>
          </w:rPr>
          <w:tab/>
        </w:r>
        <w:r w:rsidR="00E34084" w:rsidRPr="003D6DE4">
          <w:rPr>
            <w:rStyle w:val="Hyperlink"/>
            <w:rFonts w:eastAsia="Calibri"/>
            <w:i w:val="0"/>
            <w:noProof/>
            <w:color w:val="000000" w:themeColor="text1"/>
            <w:kern w:val="0"/>
            <w:szCs w:val="24"/>
            <w14:ligatures w14:val="none"/>
          </w:rPr>
          <w:t>Object Design</w:t>
        </w:r>
        <w:r w:rsidR="00E34084" w:rsidRPr="003D6DE4">
          <w:rPr>
            <w:rFonts w:eastAsia="Calibri"/>
            <w:webHidden/>
            <w:color w:val="000000" w:themeColor="text1"/>
          </w:rPr>
          <w:tab/>
        </w:r>
      </w:hyperlink>
      <w:r w:rsidR="00E371A3">
        <w:rPr>
          <w:rFonts w:eastAsia="Calibri"/>
          <w:i w:val="0"/>
          <w:noProof/>
          <w:color w:val="000000" w:themeColor="text1"/>
          <w:kern w:val="0"/>
          <w:szCs w:val="24"/>
          <w14:ligatures w14:val="none"/>
        </w:rPr>
        <w:t>64</w:t>
      </w:r>
    </w:p>
    <w:p w14:paraId="7ADCDEDD" w14:textId="58ACDAAB" w:rsidR="00E34084" w:rsidRPr="00E34084" w:rsidRDefault="00000000" w:rsidP="00E34084">
      <w:pPr>
        <w:tabs>
          <w:tab w:val="left" w:pos="1540"/>
          <w:tab w:val="right" w:leader="dot" w:pos="9350"/>
        </w:tabs>
        <w:spacing w:after="0" w:line="240" w:lineRule="auto"/>
        <w:ind w:left="864" w:right="0" w:firstLine="0"/>
        <w:rPr>
          <w:rFonts w:ascii="Calibri" w:eastAsia="MS Mincho" w:hAnsi="Calibri"/>
          <w:i w:val="0"/>
          <w:noProof/>
          <w:color w:val="auto"/>
          <w:kern w:val="0"/>
          <w:sz w:val="22"/>
          <w14:ligatures w14:val="none"/>
        </w:rPr>
      </w:pPr>
      <w:hyperlink w:anchor="_27a__" w:history="1">
        <w:r w:rsidR="00E34084" w:rsidRPr="00E371A3">
          <w:rPr>
            <w:rStyle w:val="Hyperlink"/>
            <w:rFonts w:eastAsia="Calibri"/>
            <w:i w:val="0"/>
            <w:noProof/>
            <w:kern w:val="0"/>
            <w:szCs w:val="24"/>
            <w14:ligatures w14:val="none"/>
          </w:rPr>
          <w:t>27a</w:t>
        </w:r>
        <w:r w:rsidR="00E34084" w:rsidRPr="00E371A3">
          <w:rPr>
            <w:rStyle w:val="Hyperlink"/>
            <w:rFonts w:ascii="Calibri" w:eastAsia="MS Mincho" w:hAnsi="Calibri"/>
            <w:i w:val="0"/>
            <w:noProof/>
            <w:kern w:val="0"/>
            <w:sz w:val="22"/>
            <w14:ligatures w14:val="none"/>
          </w:rPr>
          <w:tab/>
        </w:r>
        <w:r w:rsidR="00E34084" w:rsidRPr="00E371A3">
          <w:rPr>
            <w:rStyle w:val="Hyperlink"/>
            <w:rFonts w:eastAsia="Calibri"/>
            <w:i w:val="0"/>
            <w:noProof/>
            <w:kern w:val="0"/>
            <w:szCs w:val="24"/>
            <w14:ligatures w14:val="none"/>
          </w:rPr>
          <w:t>Packages</w:t>
        </w:r>
        <w:r w:rsidR="00E34084" w:rsidRPr="00E371A3">
          <w:rPr>
            <w:rStyle w:val="Hyperlink"/>
            <w:rFonts w:eastAsia="Calibri"/>
            <w:i w:val="0"/>
            <w:noProof/>
            <w:webHidden/>
            <w:kern w:val="0"/>
            <w:szCs w:val="24"/>
            <w14:ligatures w14:val="none"/>
          </w:rPr>
          <w:tab/>
        </w:r>
      </w:hyperlink>
      <w:r w:rsidR="00E371A3">
        <w:rPr>
          <w:rFonts w:eastAsia="Calibri"/>
          <w:i w:val="0"/>
          <w:noProof/>
          <w:color w:val="auto"/>
          <w:kern w:val="0"/>
          <w:szCs w:val="24"/>
          <w14:ligatures w14:val="none"/>
        </w:rPr>
        <w:t>64</w:t>
      </w:r>
    </w:p>
    <w:p w14:paraId="065EC35E" w14:textId="13B62C6B" w:rsidR="00E34084" w:rsidRPr="00E34084" w:rsidRDefault="00000000" w:rsidP="00E34084">
      <w:pPr>
        <w:tabs>
          <w:tab w:val="left" w:pos="1540"/>
          <w:tab w:val="right" w:leader="dot" w:pos="9350"/>
        </w:tabs>
        <w:spacing w:after="0" w:line="240" w:lineRule="auto"/>
        <w:ind w:left="864" w:right="0" w:firstLine="0"/>
        <w:rPr>
          <w:rFonts w:ascii="Calibri" w:eastAsia="MS Mincho" w:hAnsi="Calibri"/>
          <w:i w:val="0"/>
          <w:noProof/>
          <w:color w:val="auto"/>
          <w:kern w:val="0"/>
          <w:sz w:val="22"/>
          <w14:ligatures w14:val="none"/>
        </w:rPr>
      </w:pPr>
      <w:hyperlink w:anchor="_27b__" w:history="1">
        <w:r w:rsidR="00E34084" w:rsidRPr="00E371A3">
          <w:rPr>
            <w:rStyle w:val="Hyperlink"/>
            <w:rFonts w:eastAsia="Calibri"/>
            <w:i w:val="0"/>
            <w:noProof/>
            <w:kern w:val="0"/>
            <w:szCs w:val="24"/>
            <w14:ligatures w14:val="none"/>
          </w:rPr>
          <w:t>27b</w:t>
        </w:r>
        <w:r w:rsidR="00E34084" w:rsidRPr="00E371A3">
          <w:rPr>
            <w:rStyle w:val="Hyperlink"/>
            <w:rFonts w:ascii="Calibri" w:eastAsia="MS Mincho" w:hAnsi="Calibri"/>
            <w:i w:val="0"/>
            <w:noProof/>
            <w:kern w:val="0"/>
            <w:sz w:val="22"/>
            <w14:ligatures w14:val="none"/>
          </w:rPr>
          <w:tab/>
        </w:r>
        <w:r w:rsidR="00E34084" w:rsidRPr="00E371A3">
          <w:rPr>
            <w:rStyle w:val="Hyperlink"/>
            <w:rFonts w:eastAsia="Calibri"/>
            <w:i w:val="0"/>
            <w:noProof/>
            <w:kern w:val="0"/>
            <w:szCs w:val="24"/>
            <w14:ligatures w14:val="none"/>
          </w:rPr>
          <w:t>Subsystem I</w:t>
        </w:r>
        <w:r w:rsidR="00E34084" w:rsidRPr="00E371A3">
          <w:rPr>
            <w:rStyle w:val="Hyperlink"/>
            <w:rFonts w:eastAsia="Calibri"/>
            <w:i w:val="0"/>
            <w:noProof/>
            <w:webHidden/>
            <w:kern w:val="0"/>
            <w:szCs w:val="24"/>
            <w14:ligatures w14:val="none"/>
          </w:rPr>
          <w:tab/>
        </w:r>
      </w:hyperlink>
      <w:r w:rsidR="00E371A3">
        <w:rPr>
          <w:rFonts w:eastAsia="Calibri"/>
          <w:i w:val="0"/>
          <w:noProof/>
          <w:color w:val="auto"/>
          <w:kern w:val="0"/>
          <w:szCs w:val="24"/>
          <w14:ligatures w14:val="none"/>
        </w:rPr>
        <w:t>64</w:t>
      </w:r>
    </w:p>
    <w:p w14:paraId="7C79A305" w14:textId="0552FBDF" w:rsidR="00E34084" w:rsidRPr="00E34084" w:rsidRDefault="00000000" w:rsidP="00E34084">
      <w:pPr>
        <w:tabs>
          <w:tab w:val="left" w:pos="1540"/>
          <w:tab w:val="right" w:leader="dot" w:pos="9350"/>
        </w:tabs>
        <w:spacing w:after="0" w:line="240" w:lineRule="auto"/>
        <w:ind w:left="864" w:right="0" w:firstLine="0"/>
        <w:rPr>
          <w:rFonts w:ascii="Calibri" w:eastAsia="MS Mincho" w:hAnsi="Calibri"/>
          <w:i w:val="0"/>
          <w:noProof/>
          <w:color w:val="auto"/>
          <w:kern w:val="0"/>
          <w:sz w:val="22"/>
          <w14:ligatures w14:val="none"/>
        </w:rPr>
      </w:pPr>
      <w:hyperlink w:anchor="_27c__" w:history="1">
        <w:r w:rsidR="00E34084" w:rsidRPr="00E371A3">
          <w:rPr>
            <w:rStyle w:val="Hyperlink"/>
            <w:rFonts w:eastAsia="Calibri"/>
            <w:i w:val="0"/>
            <w:noProof/>
            <w:kern w:val="0"/>
            <w:szCs w:val="24"/>
            <w14:ligatures w14:val="none"/>
          </w:rPr>
          <w:t>27c</w:t>
        </w:r>
        <w:r w:rsidR="00E34084" w:rsidRPr="00E371A3">
          <w:rPr>
            <w:rStyle w:val="Hyperlink"/>
            <w:rFonts w:ascii="Calibri" w:eastAsia="MS Mincho" w:hAnsi="Calibri"/>
            <w:i w:val="0"/>
            <w:noProof/>
            <w:kern w:val="0"/>
            <w:sz w:val="22"/>
            <w14:ligatures w14:val="none"/>
          </w:rPr>
          <w:tab/>
        </w:r>
        <w:r w:rsidR="00E34084" w:rsidRPr="00E371A3">
          <w:rPr>
            <w:rStyle w:val="Hyperlink"/>
            <w:rFonts w:eastAsia="Calibri"/>
            <w:i w:val="0"/>
            <w:noProof/>
            <w:kern w:val="0"/>
            <w:szCs w:val="24"/>
            <w14:ligatures w14:val="none"/>
          </w:rPr>
          <w:t>Subsystem II</w:t>
        </w:r>
        <w:r w:rsidR="00E34084" w:rsidRPr="00E371A3">
          <w:rPr>
            <w:rStyle w:val="Hyperlink"/>
            <w:rFonts w:eastAsia="Calibri"/>
            <w:i w:val="0"/>
            <w:noProof/>
            <w:webHidden/>
            <w:kern w:val="0"/>
            <w:szCs w:val="24"/>
            <w14:ligatures w14:val="none"/>
          </w:rPr>
          <w:tab/>
        </w:r>
      </w:hyperlink>
      <w:r w:rsidR="00E371A3">
        <w:rPr>
          <w:rFonts w:eastAsia="Calibri"/>
          <w:i w:val="0"/>
          <w:noProof/>
          <w:color w:val="auto"/>
          <w:kern w:val="0"/>
          <w:szCs w:val="24"/>
          <w14:ligatures w14:val="none"/>
        </w:rPr>
        <w:t>65</w:t>
      </w:r>
    </w:p>
    <w:p w14:paraId="1D170727" w14:textId="073563D5" w:rsidR="00E34084" w:rsidRPr="00E34084" w:rsidRDefault="00E34084" w:rsidP="00E34084">
      <w:pPr>
        <w:tabs>
          <w:tab w:val="left" w:pos="864"/>
          <w:tab w:val="right" w:leader="dot" w:pos="9350"/>
        </w:tabs>
        <w:spacing w:before="240" w:after="100" w:line="240" w:lineRule="auto"/>
        <w:ind w:left="0"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IV</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Project Issues</w:t>
      </w:r>
      <w:r w:rsidRPr="00E34084">
        <w:rPr>
          <w:rFonts w:eastAsia="Calibri"/>
          <w:i w:val="0"/>
          <w:noProof/>
          <w:webHidden/>
          <w:color w:val="auto"/>
          <w:kern w:val="0"/>
          <w:szCs w:val="24"/>
          <w14:ligatures w14:val="none"/>
        </w:rPr>
        <w:tab/>
      </w:r>
      <w:r w:rsidR="00E371A3">
        <w:rPr>
          <w:rFonts w:eastAsia="Calibri"/>
          <w:i w:val="0"/>
          <w:noProof/>
          <w:webHidden/>
          <w:color w:val="auto"/>
          <w:kern w:val="0"/>
          <w:szCs w:val="24"/>
          <w14:ligatures w14:val="none"/>
        </w:rPr>
        <w:t>66</w:t>
      </w:r>
    </w:p>
    <w:p w14:paraId="177A24F5" w14:textId="08185869" w:rsidR="00E34084" w:rsidRPr="00E34084" w:rsidRDefault="00E34084" w:rsidP="00E34084">
      <w:pPr>
        <w:tabs>
          <w:tab w:val="left" w:pos="864"/>
          <w:tab w:val="right" w:leader="dot" w:pos="9350"/>
        </w:tabs>
        <w:spacing w:before="240" w:after="100" w:line="240" w:lineRule="auto"/>
        <w:ind w:left="240"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28</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Open Issues</w:t>
      </w:r>
      <w:r w:rsidRPr="00E34084">
        <w:rPr>
          <w:rFonts w:eastAsia="Calibri"/>
          <w:i w:val="0"/>
          <w:noProof/>
          <w:webHidden/>
          <w:color w:val="auto"/>
          <w:kern w:val="0"/>
          <w:szCs w:val="24"/>
          <w14:ligatures w14:val="none"/>
        </w:rPr>
        <w:tab/>
      </w:r>
      <w:r w:rsidR="00E371A3">
        <w:rPr>
          <w:rFonts w:eastAsia="Calibri"/>
          <w:i w:val="0"/>
          <w:noProof/>
          <w:webHidden/>
          <w:color w:val="auto"/>
          <w:kern w:val="0"/>
          <w:szCs w:val="24"/>
          <w14:ligatures w14:val="none"/>
        </w:rPr>
        <w:t>66</w:t>
      </w:r>
    </w:p>
    <w:p w14:paraId="43E890E9" w14:textId="2792613F" w:rsidR="00E34084" w:rsidRPr="00E34084" w:rsidRDefault="00E34084" w:rsidP="00E34084">
      <w:pPr>
        <w:tabs>
          <w:tab w:val="left" w:pos="864"/>
          <w:tab w:val="right" w:leader="dot" w:pos="9350"/>
        </w:tabs>
        <w:spacing w:before="240" w:after="100" w:line="240" w:lineRule="auto"/>
        <w:ind w:left="240"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29</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Off-the-Shelf Solutions</w:t>
      </w:r>
      <w:r w:rsidRPr="00E34084">
        <w:rPr>
          <w:rFonts w:eastAsia="Calibri"/>
          <w:i w:val="0"/>
          <w:noProof/>
          <w:webHidden/>
          <w:color w:val="auto"/>
          <w:kern w:val="0"/>
          <w:szCs w:val="24"/>
          <w14:ligatures w14:val="none"/>
        </w:rPr>
        <w:tab/>
      </w:r>
      <w:r w:rsidR="00E371A3">
        <w:rPr>
          <w:rFonts w:eastAsia="Calibri"/>
          <w:i w:val="0"/>
          <w:noProof/>
          <w:webHidden/>
          <w:color w:val="auto"/>
          <w:kern w:val="0"/>
          <w:szCs w:val="24"/>
          <w14:ligatures w14:val="none"/>
        </w:rPr>
        <w:t>66</w:t>
      </w:r>
    </w:p>
    <w:p w14:paraId="4C0C268A" w14:textId="4383BF59" w:rsidR="00E34084" w:rsidRPr="00E34084" w:rsidRDefault="00E34084" w:rsidP="00E34084">
      <w:pPr>
        <w:tabs>
          <w:tab w:val="left" w:pos="1540"/>
          <w:tab w:val="right" w:leader="dot" w:pos="9350"/>
        </w:tabs>
        <w:spacing w:after="0" w:line="240" w:lineRule="auto"/>
        <w:ind w:left="864"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29a</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Ready-Made Products</w:t>
      </w:r>
      <w:r w:rsidRPr="00E34084">
        <w:rPr>
          <w:rFonts w:eastAsia="Calibri"/>
          <w:i w:val="0"/>
          <w:noProof/>
          <w:webHidden/>
          <w:color w:val="auto"/>
          <w:kern w:val="0"/>
          <w:szCs w:val="24"/>
          <w14:ligatures w14:val="none"/>
        </w:rPr>
        <w:tab/>
      </w:r>
      <w:r w:rsidR="00E371A3">
        <w:rPr>
          <w:rFonts w:eastAsia="Calibri"/>
          <w:i w:val="0"/>
          <w:noProof/>
          <w:webHidden/>
          <w:color w:val="auto"/>
          <w:kern w:val="0"/>
          <w:szCs w:val="24"/>
          <w14:ligatures w14:val="none"/>
        </w:rPr>
        <w:t>66</w:t>
      </w:r>
    </w:p>
    <w:p w14:paraId="092F6B8E" w14:textId="1BACAD5E" w:rsidR="00E34084" w:rsidRPr="00E34084" w:rsidRDefault="00E34084" w:rsidP="00E34084">
      <w:pPr>
        <w:tabs>
          <w:tab w:val="left" w:pos="1540"/>
          <w:tab w:val="right" w:leader="dot" w:pos="9350"/>
        </w:tabs>
        <w:spacing w:after="0" w:line="240" w:lineRule="auto"/>
        <w:ind w:left="864"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29b</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Reusable Components</w:t>
      </w:r>
      <w:r w:rsidRPr="00E34084">
        <w:rPr>
          <w:rFonts w:eastAsia="Calibri"/>
          <w:i w:val="0"/>
          <w:noProof/>
          <w:webHidden/>
          <w:color w:val="auto"/>
          <w:kern w:val="0"/>
          <w:szCs w:val="24"/>
          <w14:ligatures w14:val="none"/>
        </w:rPr>
        <w:tab/>
      </w:r>
      <w:r w:rsidR="00E371A3">
        <w:rPr>
          <w:rFonts w:eastAsia="Calibri"/>
          <w:i w:val="0"/>
          <w:noProof/>
          <w:webHidden/>
          <w:color w:val="auto"/>
          <w:kern w:val="0"/>
          <w:szCs w:val="24"/>
          <w14:ligatures w14:val="none"/>
        </w:rPr>
        <w:t>66</w:t>
      </w:r>
    </w:p>
    <w:p w14:paraId="7B3DDDE1" w14:textId="3BD0EE72" w:rsidR="00E34084" w:rsidRPr="00E34084" w:rsidRDefault="00E34084" w:rsidP="00E34084">
      <w:pPr>
        <w:tabs>
          <w:tab w:val="left" w:pos="1540"/>
          <w:tab w:val="right" w:leader="dot" w:pos="9350"/>
        </w:tabs>
        <w:spacing w:after="0" w:line="240" w:lineRule="auto"/>
        <w:ind w:left="864"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29c</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Products That Can Be Copied</w:t>
      </w:r>
      <w:r w:rsidRPr="00E34084">
        <w:rPr>
          <w:rFonts w:eastAsia="Calibri"/>
          <w:i w:val="0"/>
          <w:noProof/>
          <w:webHidden/>
          <w:color w:val="auto"/>
          <w:kern w:val="0"/>
          <w:szCs w:val="24"/>
          <w14:ligatures w14:val="none"/>
        </w:rPr>
        <w:tab/>
      </w:r>
      <w:r w:rsidR="00E371A3">
        <w:rPr>
          <w:rFonts w:eastAsia="Calibri"/>
          <w:i w:val="0"/>
          <w:noProof/>
          <w:webHidden/>
          <w:color w:val="auto"/>
          <w:kern w:val="0"/>
          <w:szCs w:val="24"/>
          <w14:ligatures w14:val="none"/>
        </w:rPr>
        <w:t>66</w:t>
      </w:r>
    </w:p>
    <w:p w14:paraId="0F7602E4" w14:textId="385EDF16" w:rsidR="00E34084" w:rsidRPr="00E34084" w:rsidRDefault="00E34084" w:rsidP="00E34084">
      <w:pPr>
        <w:tabs>
          <w:tab w:val="left" w:pos="864"/>
          <w:tab w:val="right" w:leader="dot" w:pos="9350"/>
        </w:tabs>
        <w:spacing w:before="240" w:after="100" w:line="240" w:lineRule="auto"/>
        <w:ind w:left="240"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lastRenderedPageBreak/>
        <w:t>30</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New Problems</w:t>
      </w:r>
      <w:r w:rsidRPr="00E34084">
        <w:rPr>
          <w:rFonts w:eastAsia="Calibri"/>
          <w:i w:val="0"/>
          <w:noProof/>
          <w:webHidden/>
          <w:color w:val="auto"/>
          <w:kern w:val="0"/>
          <w:szCs w:val="24"/>
          <w14:ligatures w14:val="none"/>
        </w:rPr>
        <w:tab/>
      </w:r>
      <w:r w:rsidR="00E371A3">
        <w:rPr>
          <w:rFonts w:eastAsia="Calibri"/>
          <w:i w:val="0"/>
          <w:noProof/>
          <w:webHidden/>
          <w:color w:val="auto"/>
          <w:kern w:val="0"/>
          <w:szCs w:val="24"/>
          <w14:ligatures w14:val="none"/>
        </w:rPr>
        <w:t>67</w:t>
      </w:r>
    </w:p>
    <w:p w14:paraId="3D59ABF0" w14:textId="6E508340" w:rsidR="00E34084" w:rsidRPr="00E34084" w:rsidRDefault="00E34084" w:rsidP="00E34084">
      <w:pPr>
        <w:tabs>
          <w:tab w:val="left" w:pos="1540"/>
          <w:tab w:val="right" w:leader="dot" w:pos="9350"/>
        </w:tabs>
        <w:spacing w:after="0" w:line="240" w:lineRule="auto"/>
        <w:ind w:left="864"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30a</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Effects on the Current Environment</w:t>
      </w:r>
      <w:r w:rsidRPr="00E34084">
        <w:rPr>
          <w:rFonts w:eastAsia="Calibri"/>
          <w:i w:val="0"/>
          <w:noProof/>
          <w:webHidden/>
          <w:color w:val="auto"/>
          <w:kern w:val="0"/>
          <w:szCs w:val="24"/>
          <w14:ligatures w14:val="none"/>
        </w:rPr>
        <w:tab/>
      </w:r>
      <w:r w:rsidR="00F62CCB">
        <w:rPr>
          <w:rFonts w:eastAsia="Calibri"/>
          <w:i w:val="0"/>
          <w:noProof/>
          <w:webHidden/>
          <w:color w:val="auto"/>
          <w:kern w:val="0"/>
          <w:szCs w:val="24"/>
          <w14:ligatures w14:val="none"/>
        </w:rPr>
        <w:t>67</w:t>
      </w:r>
    </w:p>
    <w:p w14:paraId="3425D820" w14:textId="5204EE6E" w:rsidR="00E34084" w:rsidRPr="00E34084" w:rsidRDefault="00E34084" w:rsidP="00E34084">
      <w:pPr>
        <w:tabs>
          <w:tab w:val="left" w:pos="1540"/>
          <w:tab w:val="right" w:leader="dot" w:pos="9350"/>
        </w:tabs>
        <w:spacing w:after="0" w:line="240" w:lineRule="auto"/>
        <w:ind w:left="864"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30b</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Effects on the Installed Systems</w:t>
      </w:r>
      <w:r w:rsidRPr="00E34084">
        <w:rPr>
          <w:rFonts w:eastAsia="Calibri"/>
          <w:i w:val="0"/>
          <w:noProof/>
          <w:webHidden/>
          <w:color w:val="auto"/>
          <w:kern w:val="0"/>
          <w:szCs w:val="24"/>
          <w14:ligatures w14:val="none"/>
        </w:rPr>
        <w:tab/>
      </w:r>
      <w:r w:rsidR="00F62CCB">
        <w:rPr>
          <w:rFonts w:eastAsia="Calibri"/>
          <w:i w:val="0"/>
          <w:noProof/>
          <w:webHidden/>
          <w:color w:val="auto"/>
          <w:kern w:val="0"/>
          <w:szCs w:val="24"/>
          <w14:ligatures w14:val="none"/>
        </w:rPr>
        <w:t>67</w:t>
      </w:r>
    </w:p>
    <w:p w14:paraId="2AE11779" w14:textId="45709308" w:rsidR="00E34084" w:rsidRPr="00E34084" w:rsidRDefault="00E34084" w:rsidP="00E34084">
      <w:pPr>
        <w:tabs>
          <w:tab w:val="left" w:pos="1540"/>
          <w:tab w:val="right" w:leader="dot" w:pos="9350"/>
        </w:tabs>
        <w:spacing w:after="0" w:line="240" w:lineRule="auto"/>
        <w:ind w:left="864"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30c</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Potential User Problems</w:t>
      </w:r>
      <w:r w:rsidRPr="00E34084">
        <w:rPr>
          <w:rFonts w:eastAsia="Calibri"/>
          <w:i w:val="0"/>
          <w:noProof/>
          <w:webHidden/>
          <w:color w:val="auto"/>
          <w:kern w:val="0"/>
          <w:szCs w:val="24"/>
          <w14:ligatures w14:val="none"/>
        </w:rPr>
        <w:tab/>
      </w:r>
      <w:r w:rsidR="00F62CCB">
        <w:rPr>
          <w:rFonts w:eastAsia="Calibri"/>
          <w:i w:val="0"/>
          <w:noProof/>
          <w:webHidden/>
          <w:color w:val="auto"/>
          <w:kern w:val="0"/>
          <w:szCs w:val="24"/>
          <w14:ligatures w14:val="none"/>
        </w:rPr>
        <w:t>67</w:t>
      </w:r>
    </w:p>
    <w:p w14:paraId="184E3A40" w14:textId="7451E5A8" w:rsidR="00E34084" w:rsidRPr="00E34084" w:rsidRDefault="00E34084" w:rsidP="00E34084">
      <w:pPr>
        <w:tabs>
          <w:tab w:val="left" w:pos="1540"/>
          <w:tab w:val="right" w:leader="dot" w:pos="9350"/>
        </w:tabs>
        <w:spacing w:after="0" w:line="240" w:lineRule="auto"/>
        <w:ind w:left="864"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30d</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Limitations in the Anticipated Implementation Environment That May Inhibit the New Product</w:t>
      </w:r>
      <w:r w:rsidRPr="00E34084">
        <w:rPr>
          <w:rFonts w:eastAsia="Calibri"/>
          <w:i w:val="0"/>
          <w:noProof/>
          <w:webHidden/>
          <w:color w:val="auto"/>
          <w:kern w:val="0"/>
          <w:szCs w:val="24"/>
          <w14:ligatures w14:val="none"/>
        </w:rPr>
        <w:tab/>
      </w:r>
      <w:r w:rsidR="00F62CCB">
        <w:rPr>
          <w:rFonts w:eastAsia="Calibri"/>
          <w:i w:val="0"/>
          <w:noProof/>
          <w:webHidden/>
          <w:color w:val="auto"/>
          <w:kern w:val="0"/>
          <w:szCs w:val="24"/>
          <w14:ligatures w14:val="none"/>
        </w:rPr>
        <w:t>67</w:t>
      </w:r>
    </w:p>
    <w:p w14:paraId="0C1D730F" w14:textId="50CF18FF" w:rsidR="00E34084" w:rsidRPr="00E34084" w:rsidRDefault="00E34084" w:rsidP="00E34084">
      <w:pPr>
        <w:tabs>
          <w:tab w:val="left" w:pos="1540"/>
          <w:tab w:val="right" w:leader="dot" w:pos="9350"/>
        </w:tabs>
        <w:spacing w:after="0" w:line="240" w:lineRule="auto"/>
        <w:ind w:left="864"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30e</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Follow-Up Problems</w:t>
      </w:r>
      <w:r w:rsidRPr="00E34084">
        <w:rPr>
          <w:rFonts w:eastAsia="Calibri"/>
          <w:i w:val="0"/>
          <w:noProof/>
          <w:webHidden/>
          <w:color w:val="auto"/>
          <w:kern w:val="0"/>
          <w:szCs w:val="24"/>
          <w14:ligatures w14:val="none"/>
        </w:rPr>
        <w:tab/>
      </w:r>
      <w:r w:rsidR="00F62CCB">
        <w:rPr>
          <w:rFonts w:eastAsia="Calibri"/>
          <w:i w:val="0"/>
          <w:noProof/>
          <w:webHidden/>
          <w:color w:val="auto"/>
          <w:kern w:val="0"/>
          <w:szCs w:val="24"/>
          <w14:ligatures w14:val="none"/>
        </w:rPr>
        <w:t>68</w:t>
      </w:r>
    </w:p>
    <w:p w14:paraId="60D3B6B4" w14:textId="14DF2A2B" w:rsidR="00E34084" w:rsidRPr="00E34084" w:rsidRDefault="00E34084" w:rsidP="00E34084">
      <w:pPr>
        <w:tabs>
          <w:tab w:val="left" w:pos="864"/>
          <w:tab w:val="right" w:leader="dot" w:pos="9350"/>
        </w:tabs>
        <w:spacing w:before="240" w:after="100" w:line="240" w:lineRule="auto"/>
        <w:ind w:left="240"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31</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Migration to the New Product</w:t>
      </w:r>
      <w:r w:rsidRPr="00E34084">
        <w:rPr>
          <w:rFonts w:eastAsia="Calibri"/>
          <w:i w:val="0"/>
          <w:noProof/>
          <w:webHidden/>
          <w:color w:val="auto"/>
          <w:kern w:val="0"/>
          <w:szCs w:val="24"/>
          <w14:ligatures w14:val="none"/>
        </w:rPr>
        <w:tab/>
      </w:r>
      <w:r w:rsidR="00F62CCB">
        <w:rPr>
          <w:rFonts w:eastAsia="Calibri"/>
          <w:i w:val="0"/>
          <w:noProof/>
          <w:webHidden/>
          <w:color w:val="auto"/>
          <w:kern w:val="0"/>
          <w:szCs w:val="24"/>
          <w14:ligatures w14:val="none"/>
        </w:rPr>
        <w:t>68</w:t>
      </w:r>
    </w:p>
    <w:p w14:paraId="3514F055" w14:textId="444F9529" w:rsidR="00E34084" w:rsidRPr="00E34084" w:rsidRDefault="00E34084" w:rsidP="00E34084">
      <w:pPr>
        <w:tabs>
          <w:tab w:val="left" w:pos="1540"/>
          <w:tab w:val="right" w:leader="dot" w:pos="9350"/>
        </w:tabs>
        <w:spacing w:after="0" w:line="240" w:lineRule="auto"/>
        <w:ind w:left="864"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31a</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Requirements for Migration to the New Product</w:t>
      </w:r>
      <w:r w:rsidRPr="00E34084">
        <w:rPr>
          <w:rFonts w:eastAsia="Calibri"/>
          <w:i w:val="0"/>
          <w:noProof/>
          <w:webHidden/>
          <w:color w:val="auto"/>
          <w:kern w:val="0"/>
          <w:szCs w:val="24"/>
          <w14:ligatures w14:val="none"/>
        </w:rPr>
        <w:tab/>
      </w:r>
      <w:r w:rsidR="00F62CCB">
        <w:rPr>
          <w:rFonts w:eastAsia="Calibri"/>
          <w:i w:val="0"/>
          <w:noProof/>
          <w:webHidden/>
          <w:color w:val="auto"/>
          <w:kern w:val="0"/>
          <w:szCs w:val="24"/>
          <w14:ligatures w14:val="none"/>
        </w:rPr>
        <w:t>68</w:t>
      </w:r>
    </w:p>
    <w:p w14:paraId="7F54B7A7" w14:textId="4E6EC16E" w:rsidR="00E34084" w:rsidRPr="00E34084" w:rsidRDefault="00E34084" w:rsidP="00E34084">
      <w:pPr>
        <w:tabs>
          <w:tab w:val="left" w:pos="1540"/>
          <w:tab w:val="right" w:leader="dot" w:pos="9350"/>
        </w:tabs>
        <w:spacing w:after="0" w:line="240" w:lineRule="auto"/>
        <w:ind w:left="864"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31b</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Data That Has to Be Modified or Translated for the New System</w:t>
      </w:r>
      <w:r w:rsidRPr="00E34084">
        <w:rPr>
          <w:rFonts w:eastAsia="Calibri"/>
          <w:i w:val="0"/>
          <w:noProof/>
          <w:webHidden/>
          <w:color w:val="auto"/>
          <w:kern w:val="0"/>
          <w:szCs w:val="24"/>
          <w14:ligatures w14:val="none"/>
        </w:rPr>
        <w:tab/>
      </w:r>
      <w:r w:rsidR="00F62CCB">
        <w:rPr>
          <w:rFonts w:eastAsia="Calibri"/>
          <w:i w:val="0"/>
          <w:noProof/>
          <w:webHidden/>
          <w:color w:val="auto"/>
          <w:kern w:val="0"/>
          <w:szCs w:val="24"/>
          <w14:ligatures w14:val="none"/>
        </w:rPr>
        <w:t>68</w:t>
      </w:r>
    </w:p>
    <w:p w14:paraId="70168C82" w14:textId="279C1761" w:rsidR="00E34084" w:rsidRPr="00E34084" w:rsidRDefault="00E34084" w:rsidP="00E34084">
      <w:pPr>
        <w:tabs>
          <w:tab w:val="left" w:pos="864"/>
          <w:tab w:val="right" w:leader="dot" w:pos="9350"/>
        </w:tabs>
        <w:spacing w:before="240" w:after="100" w:line="240" w:lineRule="auto"/>
        <w:ind w:left="240"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32</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Risks</w:t>
      </w:r>
      <w:r w:rsidRPr="00E34084">
        <w:rPr>
          <w:rFonts w:eastAsia="Calibri"/>
          <w:i w:val="0"/>
          <w:noProof/>
          <w:webHidden/>
          <w:color w:val="auto"/>
          <w:kern w:val="0"/>
          <w:szCs w:val="24"/>
          <w14:ligatures w14:val="none"/>
        </w:rPr>
        <w:tab/>
      </w:r>
      <w:r w:rsidR="00F62CCB">
        <w:rPr>
          <w:rFonts w:eastAsia="Calibri"/>
          <w:i w:val="0"/>
          <w:noProof/>
          <w:webHidden/>
          <w:color w:val="auto"/>
          <w:kern w:val="0"/>
          <w:szCs w:val="24"/>
          <w14:ligatures w14:val="none"/>
        </w:rPr>
        <w:t>68</w:t>
      </w:r>
    </w:p>
    <w:p w14:paraId="2C194765" w14:textId="025DCC8A" w:rsidR="00E34084" w:rsidRPr="00E34084" w:rsidRDefault="00E34084" w:rsidP="00E34084">
      <w:pPr>
        <w:tabs>
          <w:tab w:val="left" w:pos="864"/>
          <w:tab w:val="right" w:leader="dot" w:pos="9350"/>
        </w:tabs>
        <w:spacing w:before="240" w:after="100" w:line="240" w:lineRule="auto"/>
        <w:ind w:left="240"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33</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Costs</w:t>
      </w:r>
      <w:r w:rsidRPr="00E34084">
        <w:rPr>
          <w:rFonts w:eastAsia="Calibri"/>
          <w:i w:val="0"/>
          <w:noProof/>
          <w:webHidden/>
          <w:color w:val="auto"/>
          <w:kern w:val="0"/>
          <w:szCs w:val="24"/>
          <w14:ligatures w14:val="none"/>
        </w:rPr>
        <w:tab/>
      </w:r>
      <w:r w:rsidR="00F62CCB">
        <w:rPr>
          <w:rFonts w:eastAsia="Calibri"/>
          <w:i w:val="0"/>
          <w:noProof/>
          <w:webHidden/>
          <w:color w:val="auto"/>
          <w:kern w:val="0"/>
          <w:szCs w:val="24"/>
          <w14:ligatures w14:val="none"/>
        </w:rPr>
        <w:t>68</w:t>
      </w:r>
    </w:p>
    <w:p w14:paraId="60D4C462" w14:textId="39814022" w:rsidR="00E34084" w:rsidRPr="00E34084" w:rsidRDefault="00E34084" w:rsidP="00E34084">
      <w:pPr>
        <w:tabs>
          <w:tab w:val="left" w:pos="864"/>
          <w:tab w:val="right" w:leader="dot" w:pos="9350"/>
        </w:tabs>
        <w:spacing w:before="240" w:after="100" w:line="240" w:lineRule="auto"/>
        <w:ind w:left="240"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34</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Waiting Room</w:t>
      </w:r>
      <w:r w:rsidRPr="00E34084">
        <w:rPr>
          <w:rFonts w:eastAsia="Calibri"/>
          <w:i w:val="0"/>
          <w:noProof/>
          <w:webHidden/>
          <w:color w:val="auto"/>
          <w:kern w:val="0"/>
          <w:szCs w:val="24"/>
          <w14:ligatures w14:val="none"/>
        </w:rPr>
        <w:tab/>
      </w:r>
      <w:r w:rsidR="00F62CCB">
        <w:rPr>
          <w:rFonts w:eastAsia="Calibri"/>
          <w:i w:val="0"/>
          <w:noProof/>
          <w:webHidden/>
          <w:color w:val="auto"/>
          <w:kern w:val="0"/>
          <w:szCs w:val="24"/>
          <w14:ligatures w14:val="none"/>
        </w:rPr>
        <w:t>69</w:t>
      </w:r>
    </w:p>
    <w:p w14:paraId="5D7EC382" w14:textId="6ABC7070" w:rsidR="00E34084" w:rsidRPr="00E34084" w:rsidRDefault="00E34084" w:rsidP="00E34084">
      <w:pPr>
        <w:tabs>
          <w:tab w:val="left" w:pos="864"/>
          <w:tab w:val="right" w:leader="dot" w:pos="9350"/>
        </w:tabs>
        <w:spacing w:before="240" w:after="100" w:line="240" w:lineRule="auto"/>
        <w:ind w:left="240"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35</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Ideas for Solutions</w:t>
      </w:r>
      <w:r w:rsidRPr="00E34084">
        <w:rPr>
          <w:rFonts w:eastAsia="Calibri"/>
          <w:i w:val="0"/>
          <w:noProof/>
          <w:webHidden/>
          <w:color w:val="auto"/>
          <w:kern w:val="0"/>
          <w:szCs w:val="24"/>
          <w14:ligatures w14:val="none"/>
        </w:rPr>
        <w:tab/>
      </w:r>
      <w:r w:rsidR="00F62CCB">
        <w:rPr>
          <w:rFonts w:eastAsia="Calibri"/>
          <w:i w:val="0"/>
          <w:noProof/>
          <w:webHidden/>
          <w:color w:val="auto"/>
          <w:kern w:val="0"/>
          <w:szCs w:val="24"/>
          <w14:ligatures w14:val="none"/>
        </w:rPr>
        <w:t>70</w:t>
      </w:r>
    </w:p>
    <w:p w14:paraId="631F3F3F" w14:textId="5D9F5123" w:rsidR="00E34084" w:rsidRPr="00E34084" w:rsidRDefault="00E34084" w:rsidP="00E34084">
      <w:pPr>
        <w:tabs>
          <w:tab w:val="left" w:pos="864"/>
          <w:tab w:val="right" w:leader="dot" w:pos="9350"/>
        </w:tabs>
        <w:spacing w:before="240" w:after="100" w:line="240" w:lineRule="auto"/>
        <w:ind w:left="240"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36</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Project Retrospective</w:t>
      </w:r>
      <w:r w:rsidRPr="00E34084">
        <w:rPr>
          <w:rFonts w:eastAsia="Calibri"/>
          <w:i w:val="0"/>
          <w:noProof/>
          <w:webHidden/>
          <w:color w:val="auto"/>
          <w:kern w:val="0"/>
          <w:szCs w:val="24"/>
          <w14:ligatures w14:val="none"/>
        </w:rPr>
        <w:tab/>
      </w:r>
      <w:r w:rsidR="00F62CCB">
        <w:rPr>
          <w:rFonts w:eastAsia="Calibri"/>
          <w:i w:val="0"/>
          <w:noProof/>
          <w:webHidden/>
          <w:color w:val="auto"/>
          <w:kern w:val="0"/>
          <w:szCs w:val="24"/>
          <w14:ligatures w14:val="none"/>
        </w:rPr>
        <w:t>70</w:t>
      </w:r>
    </w:p>
    <w:p w14:paraId="40CA38BE" w14:textId="3147DD54" w:rsidR="00E34084" w:rsidRPr="00E34084" w:rsidRDefault="00E34084" w:rsidP="00E34084">
      <w:pPr>
        <w:tabs>
          <w:tab w:val="left" w:pos="864"/>
          <w:tab w:val="right" w:leader="dot" w:pos="9350"/>
        </w:tabs>
        <w:spacing w:before="240" w:after="100" w:line="240" w:lineRule="auto"/>
        <w:ind w:left="0"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V</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Glossary</w:t>
      </w:r>
      <w:r w:rsidRPr="00E34084">
        <w:rPr>
          <w:rFonts w:eastAsia="Calibri"/>
          <w:i w:val="0"/>
          <w:noProof/>
          <w:webHidden/>
          <w:color w:val="auto"/>
          <w:kern w:val="0"/>
          <w:szCs w:val="24"/>
          <w14:ligatures w14:val="none"/>
        </w:rPr>
        <w:tab/>
      </w:r>
      <w:r w:rsidR="00F62CCB">
        <w:rPr>
          <w:rFonts w:eastAsia="Calibri"/>
          <w:i w:val="0"/>
          <w:noProof/>
          <w:webHidden/>
          <w:color w:val="auto"/>
          <w:kern w:val="0"/>
          <w:szCs w:val="24"/>
          <w14:ligatures w14:val="none"/>
        </w:rPr>
        <w:t>70</w:t>
      </w:r>
    </w:p>
    <w:p w14:paraId="28EF973C" w14:textId="58381BA6" w:rsidR="00E34084" w:rsidRPr="00E34084" w:rsidRDefault="00E34084" w:rsidP="00E34084">
      <w:pPr>
        <w:tabs>
          <w:tab w:val="left" w:pos="864"/>
          <w:tab w:val="right" w:leader="dot" w:pos="9350"/>
        </w:tabs>
        <w:spacing w:before="240" w:after="100" w:line="240" w:lineRule="auto"/>
        <w:ind w:left="0"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VI</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References / Bibliography</w:t>
      </w:r>
      <w:r w:rsidRPr="00E34084">
        <w:rPr>
          <w:rFonts w:eastAsia="Calibri"/>
          <w:i w:val="0"/>
          <w:noProof/>
          <w:webHidden/>
          <w:color w:val="auto"/>
          <w:kern w:val="0"/>
          <w:szCs w:val="24"/>
          <w14:ligatures w14:val="none"/>
        </w:rPr>
        <w:tab/>
      </w:r>
      <w:r w:rsidR="00F62CCB">
        <w:rPr>
          <w:rFonts w:eastAsia="Calibri"/>
          <w:i w:val="0"/>
          <w:noProof/>
          <w:webHidden/>
          <w:color w:val="auto"/>
          <w:kern w:val="0"/>
          <w:szCs w:val="24"/>
          <w14:ligatures w14:val="none"/>
        </w:rPr>
        <w:t>71</w:t>
      </w:r>
    </w:p>
    <w:p w14:paraId="0A8993D8" w14:textId="68FA041C" w:rsidR="00E34084" w:rsidRPr="00E34084" w:rsidRDefault="00E34084" w:rsidP="00E34084">
      <w:pPr>
        <w:tabs>
          <w:tab w:val="left" w:pos="864"/>
          <w:tab w:val="right" w:leader="dot" w:pos="9350"/>
        </w:tabs>
        <w:spacing w:before="240" w:after="100" w:line="240" w:lineRule="auto"/>
        <w:ind w:left="0" w:right="0" w:firstLine="0"/>
        <w:rPr>
          <w:rFonts w:ascii="Calibri" w:eastAsia="MS Mincho" w:hAnsi="Calibri"/>
          <w:i w:val="0"/>
          <w:noProof/>
          <w:color w:val="auto"/>
          <w:kern w:val="0"/>
          <w:sz w:val="22"/>
          <w14:ligatures w14:val="none"/>
        </w:rPr>
      </w:pPr>
      <w:r w:rsidRPr="00E34084">
        <w:rPr>
          <w:rFonts w:eastAsia="Calibri"/>
          <w:i w:val="0"/>
          <w:noProof/>
          <w:color w:val="auto"/>
          <w:kern w:val="0"/>
          <w:szCs w:val="24"/>
          <w14:ligatures w14:val="none"/>
        </w:rPr>
        <w:t>VII</w:t>
      </w:r>
      <w:r w:rsidRPr="00E34084">
        <w:rPr>
          <w:rFonts w:ascii="Calibri" w:eastAsia="MS Mincho" w:hAnsi="Calibri"/>
          <w:i w:val="0"/>
          <w:noProof/>
          <w:color w:val="auto"/>
          <w:kern w:val="0"/>
          <w:sz w:val="22"/>
          <w14:ligatures w14:val="none"/>
        </w:rPr>
        <w:tab/>
      </w:r>
      <w:r w:rsidRPr="00E34084">
        <w:rPr>
          <w:rFonts w:eastAsia="Calibri"/>
          <w:i w:val="0"/>
          <w:noProof/>
          <w:color w:val="auto"/>
          <w:kern w:val="0"/>
          <w:szCs w:val="24"/>
          <w14:ligatures w14:val="none"/>
        </w:rPr>
        <w:t>Index</w:t>
      </w:r>
      <w:r w:rsidRPr="00E34084">
        <w:rPr>
          <w:rFonts w:eastAsia="Calibri"/>
          <w:i w:val="0"/>
          <w:noProof/>
          <w:webHidden/>
          <w:color w:val="auto"/>
          <w:kern w:val="0"/>
          <w:szCs w:val="24"/>
          <w14:ligatures w14:val="none"/>
        </w:rPr>
        <w:tab/>
      </w:r>
      <w:r w:rsidR="00F62CCB">
        <w:rPr>
          <w:rFonts w:eastAsia="Calibri"/>
          <w:i w:val="0"/>
          <w:noProof/>
          <w:webHidden/>
          <w:color w:val="auto"/>
          <w:kern w:val="0"/>
          <w:szCs w:val="24"/>
          <w14:ligatures w14:val="none"/>
        </w:rPr>
        <w:t>72</w:t>
      </w:r>
    </w:p>
    <w:p w14:paraId="0DF2415F" w14:textId="5AF97E0A" w:rsidR="00E34084" w:rsidRDefault="00E34084" w:rsidP="00E34084">
      <w:pPr>
        <w:spacing w:after="214" w:line="265" w:lineRule="auto"/>
        <w:ind w:left="0" w:right="0" w:firstLine="0"/>
        <w:rPr>
          <w:i w:val="0"/>
          <w:iCs/>
          <w:color w:val="auto"/>
        </w:rPr>
      </w:pPr>
    </w:p>
    <w:p w14:paraId="5F6F657B" w14:textId="4F950908" w:rsidR="00E34084" w:rsidRPr="003511B2" w:rsidRDefault="00E34084" w:rsidP="003511B2">
      <w:pPr>
        <w:spacing w:after="214" w:line="265" w:lineRule="auto"/>
        <w:ind w:left="0" w:right="0" w:firstLine="0"/>
        <w:rPr>
          <w:i w:val="0"/>
          <w:iCs/>
          <w:color w:val="auto"/>
        </w:rPr>
      </w:pPr>
      <w:r>
        <w:rPr>
          <w:i w:val="0"/>
          <w:iCs/>
          <w:color w:val="auto"/>
        </w:rPr>
        <w:tab/>
      </w:r>
    </w:p>
    <w:p w14:paraId="2D56EFEE" w14:textId="77777777" w:rsidR="003511B2" w:rsidRPr="003511B2" w:rsidRDefault="003511B2" w:rsidP="003511B2">
      <w:pPr>
        <w:ind w:left="0" w:firstLine="0"/>
      </w:pPr>
    </w:p>
    <w:p w14:paraId="1A446D2D" w14:textId="77777777" w:rsidR="003511B2" w:rsidRPr="003511B2" w:rsidRDefault="003511B2" w:rsidP="003511B2">
      <w:pPr>
        <w:ind w:left="0" w:firstLine="0"/>
      </w:pPr>
    </w:p>
    <w:p w14:paraId="30DFBED6" w14:textId="2430467E" w:rsidR="003511B2" w:rsidRPr="003511B2" w:rsidRDefault="003511B2" w:rsidP="003511B2">
      <w:pPr>
        <w:spacing w:after="214" w:line="265" w:lineRule="auto"/>
        <w:ind w:left="0" w:right="0" w:firstLine="0"/>
      </w:pPr>
    </w:p>
    <w:p w14:paraId="71401E24" w14:textId="14DEB91A" w:rsidR="00045EC4" w:rsidRDefault="00396402" w:rsidP="002B27DA">
      <w:pPr>
        <w:tabs>
          <w:tab w:val="center" w:pos="984"/>
          <w:tab w:val="right" w:pos="9367"/>
        </w:tabs>
        <w:spacing w:after="214" w:line="265" w:lineRule="auto"/>
        <w:ind w:left="0" w:right="0" w:firstLine="0"/>
        <w:jc w:val="left"/>
      </w:pPr>
      <w:r>
        <w:br w:type="page"/>
      </w:r>
    </w:p>
    <w:p w14:paraId="4E6764BB" w14:textId="48B663C8" w:rsidR="00045EC4" w:rsidRDefault="00396402" w:rsidP="00710155">
      <w:pPr>
        <w:pStyle w:val="Heading2"/>
        <w:ind w:left="-5"/>
        <w:rPr>
          <w:ins w:id="0" w:author="Echevarria, Marcos" w:date="2023-09-27T21:51:00Z"/>
        </w:rPr>
      </w:pPr>
      <w:r>
        <w:lastRenderedPageBreak/>
        <w:t>I</w:t>
      </w:r>
      <w:r>
        <w:rPr>
          <w:rFonts w:ascii="Arial" w:eastAsia="Arial" w:hAnsi="Arial" w:cs="Arial"/>
        </w:rPr>
        <w:t xml:space="preserve"> </w:t>
      </w:r>
      <w:r>
        <w:t xml:space="preserve">Project Description </w:t>
      </w:r>
    </w:p>
    <w:p w14:paraId="3F6C1C62" w14:textId="321174DE" w:rsidR="00FB4D2D" w:rsidRPr="00710155" w:rsidDel="00FB4D2D" w:rsidRDefault="00FB4D2D" w:rsidP="00710155">
      <w:pPr>
        <w:spacing w:after="255"/>
        <w:ind w:left="1090" w:right="5"/>
        <w:rPr>
          <w:del w:id="1" w:author="Echevarria, Marcos" w:date="2023-09-27T21:52:00Z"/>
          <w:i w:val="0"/>
          <w:iCs/>
          <w:color w:val="000000" w:themeColor="text1"/>
          <w:rPrChange w:id="2" w:author="Echevarria, Marcos" w:date="2023-09-27T21:52:00Z">
            <w:rPr>
              <w:del w:id="3" w:author="Echevarria, Marcos" w:date="2023-09-27T21:52:00Z"/>
            </w:rPr>
          </w:rPrChange>
        </w:rPr>
      </w:pPr>
      <w:r w:rsidRPr="00710155">
        <w:rPr>
          <w:i w:val="0"/>
          <w:iCs/>
          <w:color w:val="000000" w:themeColor="text1"/>
        </w:rPr>
        <w:t xml:space="preserve">Conservatory Catch is a mobile application that uses augmented reality to create an educational game promoting interest in the Garfield Park Conservatory and its nonprofit organization, the </w:t>
      </w:r>
      <w:bookmarkStart w:id="4" w:name="_Hlk146933893"/>
      <w:r w:rsidRPr="00710155">
        <w:rPr>
          <w:i w:val="0"/>
          <w:iCs/>
          <w:color w:val="000000" w:themeColor="text1"/>
        </w:rPr>
        <w:t>Garfield Park Conservatory Alliance</w:t>
      </w:r>
      <w:r w:rsidR="00DE09AF" w:rsidRPr="00710155">
        <w:rPr>
          <w:i w:val="0"/>
          <w:iCs/>
          <w:color w:val="000000" w:themeColor="text1"/>
        </w:rPr>
        <w:t xml:space="preserve"> (GPCA)</w:t>
      </w:r>
      <w:bookmarkEnd w:id="4"/>
      <w:r w:rsidRPr="00710155">
        <w:rPr>
          <w:i w:val="0"/>
          <w:iCs/>
          <w:color w:val="000000" w:themeColor="text1"/>
        </w:rPr>
        <w:t xml:space="preserve">. </w:t>
      </w:r>
      <w:r w:rsidR="007263EB" w:rsidRPr="00710155">
        <w:rPr>
          <w:i w:val="0"/>
          <w:iCs/>
          <w:color w:val="000000" w:themeColor="text1"/>
        </w:rPr>
        <w:t xml:space="preserve">The game is played while at the conservatory, which promotes increased visits, new visitors, and more donations. </w:t>
      </w:r>
    </w:p>
    <w:p w14:paraId="6F904095" w14:textId="77777777" w:rsidR="00045EC4" w:rsidRDefault="00396402">
      <w:pPr>
        <w:pStyle w:val="Heading3"/>
        <w:ind w:left="355"/>
      </w:pPr>
      <w:r>
        <w:t>1</w:t>
      </w:r>
      <w:r>
        <w:rPr>
          <w:rFonts w:ascii="Arial" w:eastAsia="Arial" w:hAnsi="Arial" w:cs="Arial"/>
        </w:rPr>
        <w:t xml:space="preserve"> </w:t>
      </w:r>
      <w:r>
        <w:t xml:space="preserve">Project Overview </w:t>
      </w:r>
    </w:p>
    <w:p w14:paraId="727B917E" w14:textId="78534096" w:rsidR="007263EB" w:rsidRPr="007263EB" w:rsidRDefault="007263EB" w:rsidP="007263EB">
      <w:pPr>
        <w:spacing w:after="235" w:line="265" w:lineRule="auto"/>
        <w:ind w:left="1091" w:right="0"/>
        <w:rPr>
          <w:i w:val="0"/>
          <w:color w:val="000000"/>
        </w:rPr>
      </w:pPr>
      <w:r>
        <w:rPr>
          <w:i w:val="0"/>
          <w:color w:val="000000"/>
        </w:rPr>
        <w:t>In Conservatory Catch, p</w:t>
      </w:r>
      <w:r w:rsidRPr="007263EB">
        <w:rPr>
          <w:i w:val="0"/>
          <w:color w:val="000000"/>
        </w:rPr>
        <w:t>layers will be able to walk around the conservatory in real time alongside their character and have random chances of different species appearing. When a species appears, the player has the ability to catch it by playing a minigame, thus building their collection.</w:t>
      </w:r>
      <w:r>
        <w:rPr>
          <w:i w:val="0"/>
          <w:color w:val="000000"/>
        </w:rPr>
        <w:t xml:space="preserve"> Players can view their collection to view information on all of their collected species. The end goal of the game is to complete your collection.</w:t>
      </w:r>
    </w:p>
    <w:p w14:paraId="3F9CDC84" w14:textId="0E5D5B91" w:rsidR="007263EB" w:rsidRDefault="00396402" w:rsidP="00710155">
      <w:pPr>
        <w:pStyle w:val="Heading3"/>
        <w:ind w:left="355"/>
      </w:pPr>
      <w:r>
        <w:t>2</w:t>
      </w:r>
      <w:r>
        <w:rPr>
          <w:rFonts w:ascii="Arial" w:eastAsia="Arial" w:hAnsi="Arial" w:cs="Arial"/>
        </w:rPr>
        <w:t xml:space="preserve"> </w:t>
      </w:r>
      <w:r>
        <w:t xml:space="preserve">The Purpose of the Project  </w:t>
      </w:r>
    </w:p>
    <w:p w14:paraId="3CABA1CF" w14:textId="479F7BFA" w:rsidR="00575477" w:rsidRPr="00710155" w:rsidRDefault="00DE09AF" w:rsidP="00710155">
      <w:pPr>
        <w:ind w:left="1090" w:right="0"/>
        <w:rPr>
          <w:i w:val="0"/>
          <w:iCs/>
          <w:color w:val="000000" w:themeColor="text1"/>
        </w:rPr>
      </w:pPr>
      <w:r w:rsidRPr="00710155">
        <w:rPr>
          <w:i w:val="0"/>
          <w:iCs/>
          <w:color w:val="000000" w:themeColor="text1"/>
        </w:rPr>
        <w:t>The Garfield Park Conservatory programming does not extend into the world of mobile applications. With Conservatory Catch, the GPCA would be able to offer a fresh new way of educating visitors on the different plant species found in the conservatory. The hope is that the game will lead to an increased number of visitors, and an increased number of donations. Donations to the conservatory will greatly contribute to the different programs that the GPCA runs, as well as accessibility (i.e., free programs) to those programs for the youth.</w:t>
      </w:r>
    </w:p>
    <w:p w14:paraId="62104C83" w14:textId="77777777" w:rsidR="00045EC4" w:rsidRDefault="00396402">
      <w:pPr>
        <w:pStyle w:val="Heading4"/>
        <w:spacing w:after="246"/>
        <w:ind w:left="715"/>
      </w:pPr>
      <w:r>
        <w:t>2a</w:t>
      </w:r>
      <w:r>
        <w:rPr>
          <w:rFonts w:ascii="Arial" w:eastAsia="Arial" w:hAnsi="Arial" w:cs="Arial"/>
        </w:rPr>
        <w:t xml:space="preserve"> </w:t>
      </w:r>
      <w:r>
        <w:t xml:space="preserve">The User Business or Background of the Project Effort </w:t>
      </w:r>
    </w:p>
    <w:p w14:paraId="00CF80C9" w14:textId="664F5873" w:rsidR="00045EC4" w:rsidRDefault="00D43469">
      <w:pPr>
        <w:spacing w:after="214" w:line="265" w:lineRule="auto"/>
        <w:ind w:left="1091" w:right="0"/>
      </w:pPr>
      <w:r>
        <w:rPr>
          <w:i w:val="0"/>
          <w:color w:val="000000"/>
        </w:rPr>
        <w:t xml:space="preserve">The clients of this project are the GPCA, people who like to learn about plants, and gamers. Much of what goes on at the Garfield Park Conservatory runs through the GPCA. </w:t>
      </w:r>
      <w:r w:rsidR="00575477">
        <w:rPr>
          <w:i w:val="0"/>
          <w:color w:val="000000"/>
        </w:rPr>
        <w:t xml:space="preserve">This includes education programming, events, and creating resources for visitors. For gamers and people who like to learn, the project </w:t>
      </w:r>
      <w:r w:rsidR="008A5877">
        <w:rPr>
          <w:i w:val="0"/>
          <w:color w:val="000000"/>
        </w:rPr>
        <w:t>serves</w:t>
      </w:r>
      <w:r w:rsidR="00575477">
        <w:rPr>
          <w:i w:val="0"/>
          <w:color w:val="000000"/>
        </w:rPr>
        <w:t xml:space="preserve"> an exciting new medium for learning about plant species.</w:t>
      </w:r>
    </w:p>
    <w:p w14:paraId="338C5C3D" w14:textId="77777777" w:rsidR="00045EC4" w:rsidRDefault="00396402">
      <w:pPr>
        <w:pStyle w:val="Heading4"/>
        <w:ind w:left="715"/>
      </w:pPr>
      <w:r>
        <w:t>2b</w:t>
      </w:r>
      <w:r>
        <w:rPr>
          <w:rFonts w:ascii="Arial" w:eastAsia="Arial" w:hAnsi="Arial" w:cs="Arial"/>
        </w:rPr>
        <w:t xml:space="preserve"> </w:t>
      </w:r>
      <w:r>
        <w:t xml:space="preserve">Goals of the Project </w:t>
      </w:r>
    </w:p>
    <w:p w14:paraId="2ACBC4DD" w14:textId="097E1FFF" w:rsidR="00045EC4" w:rsidRDefault="005A39DB">
      <w:pPr>
        <w:spacing w:after="214" w:line="265" w:lineRule="auto"/>
        <w:ind w:left="1091" w:right="0"/>
      </w:pPr>
      <w:r w:rsidRPr="005A39DB">
        <w:rPr>
          <w:i w:val="0"/>
          <w:color w:val="000000"/>
        </w:rPr>
        <w:t>This project serves as a way to enhance and broaden the operations of the GPCA</w:t>
      </w:r>
      <w:r w:rsidR="008A5877">
        <w:rPr>
          <w:i w:val="0"/>
          <w:color w:val="000000"/>
        </w:rPr>
        <w:t xml:space="preserve"> through encouraging donations and visits</w:t>
      </w:r>
      <w:r w:rsidRPr="005A39DB">
        <w:rPr>
          <w:i w:val="0"/>
          <w:color w:val="000000"/>
        </w:rPr>
        <w:t>.</w:t>
      </w:r>
      <w:r>
        <w:rPr>
          <w:i w:val="0"/>
          <w:color w:val="000000"/>
        </w:rPr>
        <w:t xml:space="preserve"> While the game is free to play, we hope many players enjoy the game enough to where they feel </w:t>
      </w:r>
      <w:r w:rsidR="008A5877">
        <w:rPr>
          <w:i w:val="0"/>
          <w:color w:val="000000"/>
        </w:rPr>
        <w:t>the conservatory is worthy of a donation. For gamers and those learning about plant species, we want to provide a fun and accessible way of combining augmented reality gaming with learning.</w:t>
      </w:r>
    </w:p>
    <w:p w14:paraId="664C20F5" w14:textId="77777777" w:rsidR="00045EC4" w:rsidRDefault="00396402">
      <w:pPr>
        <w:pStyle w:val="Heading4"/>
        <w:ind w:left="715"/>
      </w:pPr>
      <w:r>
        <w:lastRenderedPageBreak/>
        <w:t>2c</w:t>
      </w:r>
      <w:r>
        <w:rPr>
          <w:rFonts w:ascii="Arial" w:eastAsia="Arial" w:hAnsi="Arial" w:cs="Arial"/>
        </w:rPr>
        <w:t xml:space="preserve"> </w:t>
      </w:r>
      <w:r>
        <w:t xml:space="preserve">Measurement  </w:t>
      </w:r>
    </w:p>
    <w:p w14:paraId="56A9805C" w14:textId="081C7B8C" w:rsidR="00045EC4" w:rsidRDefault="001E2A46">
      <w:pPr>
        <w:spacing w:after="214" w:line="265" w:lineRule="auto"/>
        <w:ind w:left="1091" w:right="0"/>
        <w:rPr>
          <w:i w:val="0"/>
          <w:color w:val="000000"/>
        </w:rPr>
      </w:pPr>
      <w:r>
        <w:rPr>
          <w:i w:val="0"/>
          <w:color w:val="000000"/>
        </w:rPr>
        <w:t>We will be measuring the increase in donations on a particular cycle, such as week to week. Increase in donations means two different particular measurements. One being the total amount of money donated to the conservatory, and the other being the frequency of donations regardless of the amount. These two measurements will allow us to gauge changes in donations starting from before the app’s launch, to well after.</w:t>
      </w:r>
    </w:p>
    <w:p w14:paraId="106D4187" w14:textId="61FE9CD6" w:rsidR="001E2A46" w:rsidRDefault="001E2A46">
      <w:pPr>
        <w:spacing w:after="214" w:line="265" w:lineRule="auto"/>
        <w:ind w:left="1091" w:right="0"/>
      </w:pPr>
      <w:r>
        <w:rPr>
          <w:i w:val="0"/>
          <w:color w:val="000000"/>
        </w:rPr>
        <w:t>Players will be able to measure their own success via their collection</w:t>
      </w:r>
      <w:r w:rsidR="00710155">
        <w:rPr>
          <w:i w:val="0"/>
          <w:color w:val="000000"/>
        </w:rPr>
        <w:t xml:space="preserve"> level</w:t>
      </w:r>
      <w:r>
        <w:rPr>
          <w:i w:val="0"/>
          <w:color w:val="000000"/>
        </w:rPr>
        <w:t xml:space="preserve">. </w:t>
      </w:r>
      <w:r w:rsidR="00710155">
        <w:rPr>
          <w:i w:val="0"/>
          <w:color w:val="000000"/>
        </w:rPr>
        <w:t>Each new species collected will increase their collection level by one point. We will also track feedback through user surveys, where we can also inquire about the game’s accessibility</w:t>
      </w:r>
    </w:p>
    <w:p w14:paraId="3FAE1D91" w14:textId="77777777" w:rsidR="00045EC4" w:rsidRDefault="00396402">
      <w:pPr>
        <w:pStyle w:val="Heading3"/>
        <w:ind w:left="355"/>
      </w:pPr>
      <w:r>
        <w:t>3</w:t>
      </w:r>
      <w:r>
        <w:rPr>
          <w:rFonts w:ascii="Arial" w:eastAsia="Arial" w:hAnsi="Arial" w:cs="Arial"/>
        </w:rPr>
        <w:t xml:space="preserve"> </w:t>
      </w:r>
      <w:r>
        <w:t xml:space="preserve">The Scope of the Work </w:t>
      </w:r>
    </w:p>
    <w:p w14:paraId="07CF1D5B" w14:textId="11C92EEB" w:rsidR="00045EC4" w:rsidRDefault="005C70DC">
      <w:pPr>
        <w:spacing w:after="214" w:line="265" w:lineRule="auto"/>
        <w:ind w:left="1091" w:right="0"/>
      </w:pPr>
      <w:r>
        <w:rPr>
          <w:i w:val="0"/>
          <w:color w:val="000000"/>
        </w:rPr>
        <w:t>This product will work inside the work’s business, that being the GPCA’s vision and mission, that being wanting to change people’s lives through the power of nature, and that they hope to achieve this by showing them the importance of nature. They use the GPC as their main work, and provide educational programming, events, and resources in order to further achieve their goal.</w:t>
      </w:r>
    </w:p>
    <w:p w14:paraId="2FA5F125" w14:textId="77777777" w:rsidR="00045EC4" w:rsidRDefault="00396402">
      <w:pPr>
        <w:pStyle w:val="Heading4"/>
        <w:ind w:left="715"/>
      </w:pPr>
      <w:r>
        <w:t>3a</w:t>
      </w:r>
      <w:r>
        <w:rPr>
          <w:rFonts w:ascii="Arial" w:eastAsia="Arial" w:hAnsi="Arial" w:cs="Arial"/>
        </w:rPr>
        <w:t xml:space="preserve"> </w:t>
      </w:r>
      <w:r>
        <w:t xml:space="preserve">The Current Situation </w:t>
      </w:r>
    </w:p>
    <w:p w14:paraId="62DE90EC" w14:textId="5DF59248" w:rsidR="00045EC4" w:rsidRDefault="00F83BFF">
      <w:pPr>
        <w:spacing w:after="214" w:line="265" w:lineRule="auto"/>
        <w:ind w:left="1091" w:right="0"/>
        <w:rPr>
          <w:i w:val="0"/>
          <w:color w:val="000000"/>
        </w:rPr>
      </w:pPr>
      <w:r w:rsidRPr="00F83BFF">
        <w:rPr>
          <w:i w:val="0"/>
          <w:color w:val="000000"/>
        </w:rPr>
        <w:t>Garfield Park Conservatory Alliance goes</w:t>
      </w:r>
      <w:r w:rsidR="00C17718">
        <w:rPr>
          <w:i w:val="0"/>
          <w:color w:val="000000"/>
        </w:rPr>
        <w:t xml:space="preserve"> </w:t>
      </w:r>
      <w:r w:rsidRPr="00F83BFF">
        <w:rPr>
          <w:i w:val="0"/>
          <w:color w:val="000000"/>
        </w:rPr>
        <w:t>about achieving their goal by providing educational programming, events, and resources to GPC visitors.</w:t>
      </w:r>
      <w:r w:rsidR="00C17718">
        <w:rPr>
          <w:i w:val="0"/>
          <w:color w:val="000000"/>
        </w:rPr>
        <w:t xml:space="preserve"> These programs can vary, taking place at different, specific times, as well as location, and some of them are available for free, while some of them require a fee on the participator’s end. Schools are also able to take their class on field trips to the conservatory for free. </w:t>
      </w:r>
    </w:p>
    <w:p w14:paraId="4307EFCA" w14:textId="4AEE113C" w:rsidR="00C17718" w:rsidRDefault="00C17718">
      <w:pPr>
        <w:spacing w:after="214" w:line="265" w:lineRule="auto"/>
        <w:ind w:left="1091" w:right="0"/>
        <w:rPr>
          <w:i w:val="0"/>
          <w:color w:val="000000"/>
        </w:rPr>
      </w:pPr>
      <w:r w:rsidRPr="00F83BFF">
        <w:rPr>
          <w:i w:val="0"/>
          <w:color w:val="000000"/>
        </w:rPr>
        <w:t>The application will serve as another way to further achieve their goal, providing a means to extend the education to every tourist coming to GPC in a fun, interactive manner for free, and at any time in the GPC. It will also help fund future events through donation</w:t>
      </w:r>
      <w:r>
        <w:rPr>
          <w:i w:val="0"/>
          <w:color w:val="000000"/>
        </w:rPr>
        <w:t xml:space="preserve">s. </w:t>
      </w:r>
    </w:p>
    <w:p w14:paraId="6773AC9E" w14:textId="77777777" w:rsidR="00C17718" w:rsidRDefault="00C17718">
      <w:pPr>
        <w:spacing w:after="214" w:line="265" w:lineRule="auto"/>
        <w:ind w:left="1091" w:right="0"/>
      </w:pPr>
    </w:p>
    <w:p w14:paraId="0F6A8794" w14:textId="494C9183" w:rsidR="00045EC4" w:rsidRDefault="00396402">
      <w:pPr>
        <w:pStyle w:val="Heading4"/>
        <w:spacing w:after="258"/>
        <w:ind w:left="715"/>
      </w:pPr>
      <w:r>
        <w:lastRenderedPageBreak/>
        <w:t>3b</w:t>
      </w:r>
      <w:r>
        <w:rPr>
          <w:rFonts w:ascii="Arial" w:eastAsia="Arial" w:hAnsi="Arial" w:cs="Arial"/>
        </w:rPr>
        <w:t xml:space="preserve"> </w:t>
      </w:r>
      <w:r>
        <w:t xml:space="preserve">The Context of the Work </w:t>
      </w:r>
    </w:p>
    <w:p w14:paraId="1F353413" w14:textId="29125D0C" w:rsidR="00BE30DD" w:rsidRDefault="00BE30DD" w:rsidP="00BE30DD">
      <w:pPr>
        <w:spacing w:after="10" w:line="249" w:lineRule="auto"/>
        <w:ind w:left="0" w:right="0" w:firstLine="0"/>
        <w:jc w:val="left"/>
      </w:pPr>
      <w:r>
        <w:rPr>
          <w:noProof/>
        </w:rPr>
        <w:drawing>
          <wp:inline distT="0" distB="0" distL="0" distR="0" wp14:anchorId="4088501A" wp14:editId="620A3B72">
            <wp:extent cx="5948045" cy="3469640"/>
            <wp:effectExtent l="0" t="0" r="0" b="0"/>
            <wp:docPr id="15205817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81745" name="Picture 1520581745"/>
                    <pic:cNvPicPr/>
                  </pic:nvPicPr>
                  <pic:blipFill>
                    <a:blip r:embed="rId10">
                      <a:extLst>
                        <a:ext uri="{28A0092B-C50C-407E-A947-70E740481C1C}">
                          <a14:useLocalDpi xmlns:a14="http://schemas.microsoft.com/office/drawing/2010/main" val="0"/>
                        </a:ext>
                      </a:extLst>
                    </a:blip>
                    <a:stretch>
                      <a:fillRect/>
                    </a:stretch>
                  </pic:blipFill>
                  <pic:spPr>
                    <a:xfrm>
                      <a:off x="0" y="0"/>
                      <a:ext cx="5948045" cy="3469640"/>
                    </a:xfrm>
                    <a:prstGeom prst="rect">
                      <a:avLst/>
                    </a:prstGeom>
                  </pic:spPr>
                </pic:pic>
              </a:graphicData>
            </a:graphic>
          </wp:inline>
        </w:drawing>
      </w:r>
    </w:p>
    <w:p w14:paraId="74D56013" w14:textId="743B9D70" w:rsidR="00045EC4" w:rsidRDefault="00045EC4">
      <w:pPr>
        <w:spacing w:after="250" w:line="259" w:lineRule="auto"/>
        <w:ind w:left="1081" w:right="-204" w:firstLine="0"/>
        <w:jc w:val="left"/>
      </w:pPr>
    </w:p>
    <w:p w14:paraId="79B7E98A" w14:textId="77777777" w:rsidR="00045EC4" w:rsidRDefault="00396402">
      <w:pPr>
        <w:pStyle w:val="Heading4"/>
        <w:ind w:left="715"/>
      </w:pPr>
      <w:r>
        <w:t>3c</w:t>
      </w:r>
      <w:r>
        <w:rPr>
          <w:rFonts w:ascii="Arial" w:eastAsia="Arial" w:hAnsi="Arial" w:cs="Arial"/>
        </w:rPr>
        <w:t xml:space="preserve"> </w:t>
      </w:r>
      <w:r>
        <w:t xml:space="preserve">Work Partitioning </w:t>
      </w:r>
    </w:p>
    <w:p w14:paraId="0EE2DEDF" w14:textId="3ECFBD94" w:rsidR="00327450" w:rsidRPr="00327450" w:rsidRDefault="00327450" w:rsidP="00E639B9">
      <w:pPr>
        <w:spacing w:after="0" w:line="240" w:lineRule="auto"/>
        <w:ind w:left="0" w:right="5" w:firstLine="0"/>
        <w:jc w:val="center"/>
        <w:rPr>
          <w:b/>
          <w:bCs/>
          <w:i w:val="0"/>
          <w:color w:val="000000"/>
          <w:sz w:val="28"/>
          <w:szCs w:val="28"/>
        </w:rPr>
      </w:pPr>
      <w:r>
        <w:rPr>
          <w:b/>
          <w:bCs/>
          <w:i w:val="0"/>
          <w:color w:val="000000"/>
          <w:sz w:val="28"/>
          <w:szCs w:val="28"/>
        </w:rPr>
        <w:t>Business Event List</w:t>
      </w:r>
    </w:p>
    <w:tbl>
      <w:tblPr>
        <w:tblStyle w:val="TableGrid0"/>
        <w:tblW w:w="0" w:type="auto"/>
        <w:tblLook w:val="04A0" w:firstRow="1" w:lastRow="0" w:firstColumn="1" w:lastColumn="0" w:noHBand="0" w:noVBand="1"/>
      </w:tblPr>
      <w:tblGrid>
        <w:gridCol w:w="3002"/>
        <w:gridCol w:w="3007"/>
        <w:gridCol w:w="3006"/>
      </w:tblGrid>
      <w:tr w:rsidR="00327450" w14:paraId="28F9B732" w14:textId="77777777" w:rsidTr="00327450">
        <w:tc>
          <w:tcPr>
            <w:tcW w:w="3119" w:type="dxa"/>
          </w:tcPr>
          <w:p w14:paraId="3EEB45FC" w14:textId="74215347" w:rsidR="00327450" w:rsidRPr="00953223" w:rsidRDefault="00327450" w:rsidP="00E639B9">
            <w:pPr>
              <w:spacing w:after="0" w:line="240" w:lineRule="auto"/>
              <w:ind w:left="0" w:right="5" w:firstLine="0"/>
              <w:jc w:val="center"/>
              <w:rPr>
                <w:b/>
                <w:bCs/>
                <w:i w:val="0"/>
                <w:color w:val="000000"/>
              </w:rPr>
            </w:pPr>
            <w:r w:rsidRPr="00953223">
              <w:rPr>
                <w:b/>
                <w:bCs/>
                <w:i w:val="0"/>
                <w:color w:val="000000"/>
              </w:rPr>
              <w:t>Event Name</w:t>
            </w:r>
          </w:p>
        </w:tc>
        <w:tc>
          <w:tcPr>
            <w:tcW w:w="3119" w:type="dxa"/>
          </w:tcPr>
          <w:p w14:paraId="62E8A671" w14:textId="4D062C8C" w:rsidR="00327450" w:rsidRPr="00953223" w:rsidRDefault="00327450" w:rsidP="00E639B9">
            <w:pPr>
              <w:spacing w:after="0" w:line="240" w:lineRule="auto"/>
              <w:ind w:left="0" w:right="5" w:firstLine="0"/>
              <w:jc w:val="center"/>
              <w:rPr>
                <w:b/>
                <w:bCs/>
                <w:i w:val="0"/>
                <w:color w:val="000000"/>
              </w:rPr>
            </w:pPr>
            <w:r w:rsidRPr="00953223">
              <w:rPr>
                <w:b/>
                <w:bCs/>
                <w:i w:val="0"/>
                <w:color w:val="000000"/>
              </w:rPr>
              <w:t>Input and Output</w:t>
            </w:r>
          </w:p>
        </w:tc>
        <w:tc>
          <w:tcPr>
            <w:tcW w:w="3119" w:type="dxa"/>
          </w:tcPr>
          <w:p w14:paraId="12462B59" w14:textId="308C709A" w:rsidR="00327450" w:rsidRPr="00953223" w:rsidRDefault="00327450" w:rsidP="00E639B9">
            <w:pPr>
              <w:spacing w:after="0" w:line="240" w:lineRule="auto"/>
              <w:ind w:left="0" w:right="5" w:firstLine="0"/>
              <w:jc w:val="center"/>
              <w:rPr>
                <w:b/>
                <w:bCs/>
                <w:i w:val="0"/>
                <w:color w:val="000000"/>
              </w:rPr>
            </w:pPr>
            <w:r w:rsidRPr="00953223">
              <w:rPr>
                <w:b/>
                <w:bCs/>
                <w:i w:val="0"/>
                <w:color w:val="000000"/>
              </w:rPr>
              <w:t>Summary</w:t>
            </w:r>
          </w:p>
        </w:tc>
      </w:tr>
      <w:tr w:rsidR="00327450" w14:paraId="6913EF8A" w14:textId="77777777" w:rsidTr="00327450">
        <w:tc>
          <w:tcPr>
            <w:tcW w:w="3119" w:type="dxa"/>
          </w:tcPr>
          <w:p w14:paraId="093303DE" w14:textId="77777777" w:rsidR="00327450" w:rsidRDefault="00953223" w:rsidP="00E639B9">
            <w:pPr>
              <w:spacing w:after="0" w:line="240" w:lineRule="auto"/>
              <w:ind w:left="0" w:right="5" w:firstLine="0"/>
              <w:jc w:val="center"/>
              <w:rPr>
                <w:i w:val="0"/>
                <w:color w:val="000000"/>
                <w:u w:val="single"/>
              </w:rPr>
            </w:pPr>
            <w:r w:rsidRPr="00953223">
              <w:rPr>
                <w:i w:val="0"/>
                <w:color w:val="000000"/>
                <w:u w:val="single"/>
              </w:rPr>
              <w:t>GPC Alliance</w:t>
            </w:r>
          </w:p>
          <w:p w14:paraId="0AD7B7D0" w14:textId="77777777" w:rsidR="00E639B9" w:rsidRPr="00953223" w:rsidRDefault="00E639B9" w:rsidP="00E639B9">
            <w:pPr>
              <w:spacing w:after="0" w:line="240" w:lineRule="auto"/>
              <w:ind w:left="0" w:right="5" w:firstLine="0"/>
              <w:jc w:val="center"/>
              <w:rPr>
                <w:i w:val="0"/>
                <w:color w:val="000000"/>
                <w:u w:val="single"/>
              </w:rPr>
            </w:pPr>
          </w:p>
          <w:p w14:paraId="2C62FAEE" w14:textId="0AF28C3A" w:rsidR="00953223" w:rsidRDefault="00310ED0" w:rsidP="00E639B9">
            <w:pPr>
              <w:spacing w:after="0" w:line="240" w:lineRule="auto"/>
              <w:ind w:left="0" w:right="5" w:firstLine="0"/>
              <w:rPr>
                <w:i w:val="0"/>
                <w:color w:val="000000"/>
              </w:rPr>
            </w:pPr>
            <w:r w:rsidRPr="00310ED0">
              <w:rPr>
                <w:i w:val="0"/>
                <w:color w:val="000000"/>
              </w:rPr>
              <w:t>1.</w:t>
            </w:r>
            <w:r>
              <w:rPr>
                <w:i w:val="0"/>
                <w:color w:val="000000"/>
              </w:rPr>
              <w:t xml:space="preserve"> GPC Alliance creates educational quizzes</w:t>
            </w:r>
          </w:p>
          <w:p w14:paraId="361177CD" w14:textId="77777777" w:rsidR="00310ED0" w:rsidRDefault="00310ED0" w:rsidP="00E639B9">
            <w:pPr>
              <w:spacing w:after="0" w:line="240" w:lineRule="auto"/>
              <w:ind w:left="0" w:right="5" w:firstLine="0"/>
              <w:rPr>
                <w:i w:val="0"/>
                <w:color w:val="000000"/>
              </w:rPr>
            </w:pPr>
            <w:r>
              <w:rPr>
                <w:i w:val="0"/>
                <w:color w:val="000000"/>
              </w:rPr>
              <w:t>2. GPC Alliance gives the layout of the conservatory</w:t>
            </w:r>
          </w:p>
          <w:p w14:paraId="70F8CF47" w14:textId="77777777" w:rsidR="00310ED0" w:rsidRDefault="00310ED0" w:rsidP="00E639B9">
            <w:pPr>
              <w:spacing w:after="0" w:line="240" w:lineRule="auto"/>
              <w:ind w:left="0" w:right="5" w:firstLine="0"/>
              <w:rPr>
                <w:i w:val="0"/>
                <w:color w:val="000000"/>
              </w:rPr>
            </w:pPr>
            <w:r>
              <w:rPr>
                <w:i w:val="0"/>
                <w:color w:val="000000"/>
              </w:rPr>
              <w:t>3. GPC Alliance plans and hosts special exhibits</w:t>
            </w:r>
          </w:p>
          <w:p w14:paraId="0EF5C60B" w14:textId="1A1A9842" w:rsidR="00310ED0" w:rsidRPr="00310ED0" w:rsidRDefault="00310ED0" w:rsidP="00E639B9">
            <w:pPr>
              <w:spacing w:after="0" w:line="240" w:lineRule="auto"/>
              <w:ind w:left="0" w:right="5" w:firstLine="0"/>
              <w:rPr>
                <w:i w:val="0"/>
                <w:color w:val="000000"/>
              </w:rPr>
            </w:pPr>
            <w:r>
              <w:rPr>
                <w:i w:val="0"/>
                <w:color w:val="000000"/>
              </w:rPr>
              <w:t>4. GPC Alliance receives donations from visitors</w:t>
            </w:r>
          </w:p>
        </w:tc>
        <w:tc>
          <w:tcPr>
            <w:tcW w:w="3119" w:type="dxa"/>
          </w:tcPr>
          <w:p w14:paraId="174463B6" w14:textId="77777777" w:rsidR="00310ED0" w:rsidRDefault="00310ED0" w:rsidP="00E639B9">
            <w:pPr>
              <w:spacing w:after="0" w:line="240" w:lineRule="auto"/>
              <w:ind w:left="0" w:right="5" w:firstLine="0"/>
              <w:rPr>
                <w:i w:val="0"/>
                <w:color w:val="000000"/>
              </w:rPr>
            </w:pPr>
          </w:p>
          <w:p w14:paraId="1CE48EA8" w14:textId="77777777" w:rsidR="00E639B9" w:rsidRDefault="00E639B9" w:rsidP="00E639B9">
            <w:pPr>
              <w:spacing w:after="0" w:line="240" w:lineRule="auto"/>
              <w:ind w:left="0" w:right="5" w:firstLine="0"/>
              <w:rPr>
                <w:i w:val="0"/>
                <w:color w:val="000000"/>
              </w:rPr>
            </w:pPr>
          </w:p>
          <w:p w14:paraId="000D06F2" w14:textId="733A1BAB" w:rsidR="00327450" w:rsidRDefault="004D1AA5" w:rsidP="00E639B9">
            <w:pPr>
              <w:spacing w:after="0" w:line="240" w:lineRule="auto"/>
              <w:ind w:left="0" w:right="5" w:firstLine="0"/>
              <w:rPr>
                <w:i w:val="0"/>
                <w:color w:val="000000"/>
              </w:rPr>
            </w:pPr>
            <w:r>
              <w:rPr>
                <w:i w:val="0"/>
                <w:color w:val="000000"/>
              </w:rPr>
              <w:t>Creating Education Quizzes (in)</w:t>
            </w:r>
          </w:p>
          <w:p w14:paraId="23E2CB47" w14:textId="4E9D2D0C" w:rsidR="00310ED0" w:rsidRDefault="004D1AA5" w:rsidP="00E639B9">
            <w:pPr>
              <w:spacing w:after="0" w:line="240" w:lineRule="auto"/>
              <w:ind w:left="0" w:right="5" w:firstLine="0"/>
              <w:rPr>
                <w:i w:val="0"/>
                <w:color w:val="000000"/>
              </w:rPr>
            </w:pPr>
            <w:r>
              <w:rPr>
                <w:i w:val="0"/>
                <w:color w:val="000000"/>
              </w:rPr>
              <w:t>Providing Layout of GPC (in)</w:t>
            </w:r>
            <w:r w:rsidR="00310ED0">
              <w:rPr>
                <w:i w:val="0"/>
                <w:color w:val="000000"/>
              </w:rPr>
              <w:t xml:space="preserve">    </w:t>
            </w:r>
          </w:p>
          <w:p w14:paraId="576BB494" w14:textId="77777777" w:rsidR="00310ED0" w:rsidRDefault="00310ED0" w:rsidP="00E639B9">
            <w:pPr>
              <w:spacing w:after="0" w:line="240" w:lineRule="auto"/>
              <w:ind w:left="0" w:right="5" w:firstLine="0"/>
              <w:rPr>
                <w:i w:val="0"/>
                <w:color w:val="000000"/>
              </w:rPr>
            </w:pPr>
          </w:p>
          <w:p w14:paraId="112843A2" w14:textId="094FDA05" w:rsidR="004D1AA5" w:rsidRDefault="004D1AA5" w:rsidP="00E639B9">
            <w:pPr>
              <w:spacing w:after="0" w:line="240" w:lineRule="auto"/>
              <w:ind w:left="0" w:right="5" w:firstLine="0"/>
              <w:rPr>
                <w:i w:val="0"/>
                <w:color w:val="000000"/>
              </w:rPr>
            </w:pPr>
            <w:r>
              <w:rPr>
                <w:i w:val="0"/>
                <w:color w:val="000000"/>
              </w:rPr>
              <w:t>Hosting Special Exhibits (in)</w:t>
            </w:r>
          </w:p>
          <w:p w14:paraId="74D3D1C0" w14:textId="77777777" w:rsidR="00E639B9" w:rsidRDefault="00E639B9" w:rsidP="00E639B9">
            <w:pPr>
              <w:spacing w:after="0" w:line="240" w:lineRule="auto"/>
              <w:ind w:left="0" w:right="5" w:firstLine="0"/>
              <w:rPr>
                <w:i w:val="0"/>
                <w:color w:val="000000"/>
              </w:rPr>
            </w:pPr>
          </w:p>
          <w:p w14:paraId="05BB556A" w14:textId="5A787A33" w:rsidR="004D1AA5" w:rsidRDefault="004D1AA5" w:rsidP="00E639B9">
            <w:pPr>
              <w:spacing w:after="0" w:line="240" w:lineRule="auto"/>
              <w:ind w:left="0" w:right="5" w:firstLine="0"/>
              <w:rPr>
                <w:i w:val="0"/>
                <w:color w:val="000000"/>
              </w:rPr>
            </w:pPr>
            <w:r>
              <w:rPr>
                <w:i w:val="0"/>
                <w:color w:val="000000"/>
              </w:rPr>
              <w:t>Receiving Donations (out)</w:t>
            </w:r>
          </w:p>
        </w:tc>
        <w:tc>
          <w:tcPr>
            <w:tcW w:w="3119" w:type="dxa"/>
          </w:tcPr>
          <w:p w14:paraId="74555244" w14:textId="77777777" w:rsidR="00327450" w:rsidRDefault="00327450" w:rsidP="00E639B9">
            <w:pPr>
              <w:spacing w:after="0" w:line="240" w:lineRule="auto"/>
              <w:ind w:left="0" w:right="5" w:firstLine="0"/>
              <w:rPr>
                <w:i w:val="0"/>
                <w:color w:val="000000"/>
              </w:rPr>
            </w:pPr>
          </w:p>
          <w:p w14:paraId="668864EC" w14:textId="77777777" w:rsidR="00123DB3" w:rsidRDefault="00123DB3" w:rsidP="00E639B9">
            <w:pPr>
              <w:spacing w:after="0" w:line="240" w:lineRule="auto"/>
              <w:ind w:left="0" w:right="5" w:firstLine="0"/>
              <w:rPr>
                <w:i w:val="0"/>
                <w:color w:val="000000"/>
              </w:rPr>
            </w:pPr>
          </w:p>
          <w:p w14:paraId="59792EF2" w14:textId="77777777" w:rsidR="00123DB3" w:rsidRDefault="00123DB3" w:rsidP="00E639B9">
            <w:pPr>
              <w:spacing w:after="0" w:line="240" w:lineRule="auto"/>
              <w:ind w:left="0" w:right="5" w:firstLine="0"/>
              <w:rPr>
                <w:i w:val="0"/>
                <w:color w:val="000000"/>
              </w:rPr>
            </w:pPr>
            <w:r>
              <w:rPr>
                <w:i w:val="0"/>
                <w:color w:val="000000"/>
              </w:rPr>
              <w:t>Quizzes will be implemented by programmers in minigames</w:t>
            </w:r>
          </w:p>
          <w:p w14:paraId="707B1528" w14:textId="77777777" w:rsidR="00123DB3" w:rsidRDefault="00123DB3" w:rsidP="00E639B9">
            <w:pPr>
              <w:spacing w:after="0" w:line="240" w:lineRule="auto"/>
              <w:ind w:left="0" w:right="5" w:firstLine="0"/>
              <w:rPr>
                <w:i w:val="0"/>
                <w:color w:val="000000"/>
              </w:rPr>
            </w:pPr>
            <w:r>
              <w:rPr>
                <w:i w:val="0"/>
                <w:color w:val="000000"/>
              </w:rPr>
              <w:t>Layout of conservatory used by programmers in creatin app</w:t>
            </w:r>
          </w:p>
          <w:p w14:paraId="08A1BCFE" w14:textId="77777777" w:rsidR="00123DB3" w:rsidRDefault="00123DB3" w:rsidP="00E639B9">
            <w:pPr>
              <w:spacing w:after="0" w:line="240" w:lineRule="auto"/>
              <w:ind w:left="0" w:right="5" w:firstLine="0"/>
              <w:rPr>
                <w:i w:val="0"/>
                <w:color w:val="000000"/>
              </w:rPr>
            </w:pPr>
            <w:r>
              <w:rPr>
                <w:i w:val="0"/>
                <w:color w:val="000000"/>
              </w:rPr>
              <w:t>Special exhibits tied to special events in the application</w:t>
            </w:r>
          </w:p>
          <w:p w14:paraId="7EC86692" w14:textId="6CC51086" w:rsidR="00123DB3" w:rsidRDefault="00123DB3" w:rsidP="00E639B9">
            <w:pPr>
              <w:spacing w:after="0" w:line="240" w:lineRule="auto"/>
              <w:ind w:left="0" w:right="5" w:firstLine="0"/>
              <w:rPr>
                <w:i w:val="0"/>
                <w:color w:val="000000"/>
              </w:rPr>
            </w:pPr>
            <w:r>
              <w:rPr>
                <w:i w:val="0"/>
                <w:color w:val="000000"/>
              </w:rPr>
              <w:t>Donations to GPCA received by visitors through the app</w:t>
            </w:r>
          </w:p>
        </w:tc>
      </w:tr>
      <w:tr w:rsidR="00327450" w14:paraId="636C4011" w14:textId="77777777" w:rsidTr="00327450">
        <w:tc>
          <w:tcPr>
            <w:tcW w:w="3119" w:type="dxa"/>
          </w:tcPr>
          <w:p w14:paraId="6ECC4E05" w14:textId="77777777" w:rsidR="00327450" w:rsidRPr="00953223" w:rsidRDefault="00953223" w:rsidP="00E639B9">
            <w:pPr>
              <w:spacing w:after="0" w:line="240" w:lineRule="auto"/>
              <w:ind w:left="0" w:right="5" w:firstLine="0"/>
              <w:jc w:val="center"/>
              <w:rPr>
                <w:i w:val="0"/>
                <w:color w:val="000000"/>
                <w:u w:val="single"/>
              </w:rPr>
            </w:pPr>
            <w:r w:rsidRPr="00953223">
              <w:rPr>
                <w:i w:val="0"/>
                <w:color w:val="000000"/>
                <w:u w:val="single"/>
              </w:rPr>
              <w:t>Visitor</w:t>
            </w:r>
          </w:p>
          <w:p w14:paraId="705AB8AF" w14:textId="77777777" w:rsidR="00953223" w:rsidRDefault="00953223" w:rsidP="00E639B9">
            <w:pPr>
              <w:spacing w:after="0" w:line="240" w:lineRule="auto"/>
              <w:ind w:left="0" w:right="5" w:firstLine="0"/>
              <w:rPr>
                <w:i w:val="0"/>
                <w:color w:val="000000"/>
              </w:rPr>
            </w:pPr>
          </w:p>
          <w:p w14:paraId="5905EC90" w14:textId="61B8A7B5" w:rsidR="00E639B9" w:rsidRDefault="00E639B9" w:rsidP="00E639B9">
            <w:pPr>
              <w:spacing w:after="0" w:line="240" w:lineRule="auto"/>
              <w:ind w:left="0" w:right="5" w:firstLine="0"/>
              <w:rPr>
                <w:i w:val="0"/>
                <w:color w:val="000000"/>
              </w:rPr>
            </w:pPr>
            <w:r w:rsidRPr="00E639B9">
              <w:rPr>
                <w:i w:val="0"/>
                <w:color w:val="000000"/>
              </w:rPr>
              <w:lastRenderedPageBreak/>
              <w:t>1.</w:t>
            </w:r>
            <w:r>
              <w:rPr>
                <w:i w:val="0"/>
                <w:color w:val="000000"/>
              </w:rPr>
              <w:t xml:space="preserve"> Future visitor of GPC create an account on the application</w:t>
            </w:r>
          </w:p>
          <w:p w14:paraId="2B30F7C7" w14:textId="77777777" w:rsidR="00E639B9" w:rsidRDefault="00E639B9" w:rsidP="00E639B9">
            <w:pPr>
              <w:spacing w:after="0" w:line="240" w:lineRule="auto"/>
              <w:ind w:left="0" w:right="5" w:firstLine="0"/>
              <w:rPr>
                <w:i w:val="0"/>
                <w:color w:val="000000"/>
              </w:rPr>
            </w:pPr>
            <w:r>
              <w:rPr>
                <w:i w:val="0"/>
                <w:color w:val="000000"/>
              </w:rPr>
              <w:t>2. Said visitor goes and visits the GPC with account created</w:t>
            </w:r>
          </w:p>
          <w:p w14:paraId="163E4E98" w14:textId="77777777" w:rsidR="00E639B9" w:rsidRDefault="00E639B9" w:rsidP="00E639B9">
            <w:pPr>
              <w:spacing w:after="0" w:line="240" w:lineRule="auto"/>
              <w:ind w:left="0" w:right="5" w:firstLine="0"/>
              <w:rPr>
                <w:i w:val="0"/>
                <w:color w:val="000000"/>
              </w:rPr>
            </w:pPr>
            <w:r>
              <w:rPr>
                <w:i w:val="0"/>
                <w:color w:val="000000"/>
              </w:rPr>
              <w:t>3. Visitor participates in the minigames on application</w:t>
            </w:r>
          </w:p>
          <w:p w14:paraId="2B80B794" w14:textId="77777777" w:rsidR="00E639B9" w:rsidRDefault="00E639B9" w:rsidP="00E639B9">
            <w:pPr>
              <w:spacing w:after="0" w:line="240" w:lineRule="auto"/>
              <w:ind w:left="0" w:right="5" w:firstLine="0"/>
              <w:rPr>
                <w:i w:val="0"/>
                <w:color w:val="000000"/>
              </w:rPr>
            </w:pPr>
            <w:r>
              <w:rPr>
                <w:i w:val="0"/>
                <w:color w:val="000000"/>
              </w:rPr>
              <w:t>4. Visitor gains entries in their collection book on application</w:t>
            </w:r>
          </w:p>
          <w:p w14:paraId="3CD96EC1" w14:textId="5B9D190C" w:rsidR="00E639B9" w:rsidRPr="00E639B9" w:rsidRDefault="00E639B9" w:rsidP="00E639B9">
            <w:pPr>
              <w:spacing w:after="0" w:line="240" w:lineRule="auto"/>
              <w:ind w:left="0" w:right="5" w:firstLine="0"/>
              <w:rPr>
                <w:i w:val="0"/>
                <w:color w:val="000000"/>
              </w:rPr>
            </w:pPr>
            <w:r>
              <w:rPr>
                <w:i w:val="0"/>
                <w:color w:val="000000"/>
              </w:rPr>
              <w:t>5. Visitor gives a donation through the app to the GPCA</w:t>
            </w:r>
          </w:p>
        </w:tc>
        <w:tc>
          <w:tcPr>
            <w:tcW w:w="3119" w:type="dxa"/>
          </w:tcPr>
          <w:p w14:paraId="0A0B1EFE" w14:textId="77777777" w:rsidR="00310ED0" w:rsidRDefault="00310ED0" w:rsidP="00E639B9">
            <w:pPr>
              <w:spacing w:after="0" w:line="240" w:lineRule="auto"/>
              <w:ind w:left="0" w:right="5" w:firstLine="0"/>
              <w:rPr>
                <w:i w:val="0"/>
                <w:color w:val="000000"/>
              </w:rPr>
            </w:pPr>
          </w:p>
          <w:p w14:paraId="41802D3C" w14:textId="77777777" w:rsidR="00E639B9" w:rsidRDefault="00E639B9" w:rsidP="00E639B9">
            <w:pPr>
              <w:spacing w:after="0" w:line="240" w:lineRule="auto"/>
              <w:ind w:left="0" w:right="5" w:firstLine="0"/>
              <w:rPr>
                <w:i w:val="0"/>
                <w:color w:val="000000"/>
              </w:rPr>
            </w:pPr>
          </w:p>
          <w:p w14:paraId="01E65976" w14:textId="35B208DF" w:rsidR="00327450" w:rsidRDefault="004D1AA5" w:rsidP="00E639B9">
            <w:pPr>
              <w:spacing w:after="0" w:line="240" w:lineRule="auto"/>
              <w:ind w:left="0" w:right="5" w:firstLine="0"/>
              <w:rPr>
                <w:i w:val="0"/>
                <w:color w:val="000000"/>
              </w:rPr>
            </w:pPr>
            <w:r>
              <w:rPr>
                <w:i w:val="0"/>
                <w:color w:val="000000"/>
              </w:rPr>
              <w:t>Account Creation (in)</w:t>
            </w:r>
          </w:p>
          <w:p w14:paraId="3DF94EBA" w14:textId="77777777" w:rsidR="00E639B9" w:rsidRDefault="00E639B9" w:rsidP="00E639B9">
            <w:pPr>
              <w:spacing w:after="0" w:line="240" w:lineRule="auto"/>
              <w:ind w:left="0" w:right="5" w:firstLine="0"/>
              <w:rPr>
                <w:i w:val="0"/>
                <w:color w:val="000000"/>
              </w:rPr>
            </w:pPr>
          </w:p>
          <w:p w14:paraId="6CE648E2" w14:textId="429DE224" w:rsidR="004D1AA5" w:rsidRDefault="004D1AA5" w:rsidP="00E639B9">
            <w:pPr>
              <w:spacing w:after="0" w:line="240" w:lineRule="auto"/>
              <w:ind w:left="0" w:right="5" w:firstLine="0"/>
              <w:rPr>
                <w:i w:val="0"/>
                <w:color w:val="000000"/>
              </w:rPr>
            </w:pPr>
            <w:r>
              <w:rPr>
                <w:i w:val="0"/>
                <w:color w:val="000000"/>
              </w:rPr>
              <w:t>Visiting Conservatory (in)</w:t>
            </w:r>
          </w:p>
          <w:p w14:paraId="6E2D9B41" w14:textId="77777777" w:rsidR="00E639B9" w:rsidRDefault="00E639B9" w:rsidP="00E639B9">
            <w:pPr>
              <w:spacing w:after="0" w:line="240" w:lineRule="auto"/>
              <w:ind w:left="0" w:right="5" w:firstLine="0"/>
              <w:rPr>
                <w:i w:val="0"/>
                <w:color w:val="000000"/>
              </w:rPr>
            </w:pPr>
          </w:p>
          <w:p w14:paraId="06EBE509" w14:textId="204E12A2" w:rsidR="004D1AA5" w:rsidRDefault="004D1AA5" w:rsidP="00E639B9">
            <w:pPr>
              <w:spacing w:after="0" w:line="240" w:lineRule="auto"/>
              <w:ind w:left="0" w:right="5" w:firstLine="0"/>
              <w:rPr>
                <w:i w:val="0"/>
                <w:color w:val="000000"/>
              </w:rPr>
            </w:pPr>
            <w:r>
              <w:rPr>
                <w:i w:val="0"/>
                <w:color w:val="000000"/>
              </w:rPr>
              <w:t>Minigame Participation (in)</w:t>
            </w:r>
          </w:p>
          <w:p w14:paraId="211A095F" w14:textId="77777777" w:rsidR="00E639B9" w:rsidRDefault="00E639B9" w:rsidP="00E639B9">
            <w:pPr>
              <w:spacing w:after="0" w:line="240" w:lineRule="auto"/>
              <w:ind w:left="0" w:right="5" w:firstLine="0"/>
              <w:rPr>
                <w:i w:val="0"/>
                <w:color w:val="000000"/>
              </w:rPr>
            </w:pPr>
          </w:p>
          <w:p w14:paraId="35E5D3E9" w14:textId="66A9F49D" w:rsidR="004D1AA5" w:rsidRDefault="004D1AA5" w:rsidP="00E639B9">
            <w:pPr>
              <w:spacing w:after="0" w:line="240" w:lineRule="auto"/>
              <w:ind w:left="0" w:right="5" w:firstLine="0"/>
              <w:rPr>
                <w:i w:val="0"/>
                <w:color w:val="000000"/>
              </w:rPr>
            </w:pPr>
            <w:r>
              <w:rPr>
                <w:i w:val="0"/>
                <w:color w:val="000000"/>
              </w:rPr>
              <w:t>Gaining Entries in Collection Book (out)</w:t>
            </w:r>
          </w:p>
          <w:p w14:paraId="7C7AB1FC" w14:textId="3453A984" w:rsidR="004D1AA5" w:rsidRDefault="004D1AA5" w:rsidP="00E639B9">
            <w:pPr>
              <w:spacing w:after="0" w:line="240" w:lineRule="auto"/>
              <w:ind w:left="0" w:right="5" w:firstLine="0"/>
              <w:rPr>
                <w:i w:val="0"/>
                <w:color w:val="000000"/>
              </w:rPr>
            </w:pPr>
            <w:r>
              <w:rPr>
                <w:i w:val="0"/>
                <w:color w:val="000000"/>
              </w:rPr>
              <w:t>Giving Donations (in)</w:t>
            </w:r>
          </w:p>
        </w:tc>
        <w:tc>
          <w:tcPr>
            <w:tcW w:w="3119" w:type="dxa"/>
          </w:tcPr>
          <w:p w14:paraId="2EFA2EC9" w14:textId="77777777" w:rsidR="00327450" w:rsidRDefault="00327450" w:rsidP="00E639B9">
            <w:pPr>
              <w:spacing w:after="0" w:line="240" w:lineRule="auto"/>
              <w:ind w:left="0" w:right="5" w:firstLine="0"/>
              <w:rPr>
                <w:i w:val="0"/>
                <w:color w:val="000000"/>
              </w:rPr>
            </w:pPr>
          </w:p>
          <w:p w14:paraId="4209AA96" w14:textId="77777777" w:rsidR="00123DB3" w:rsidRDefault="00123DB3" w:rsidP="00E639B9">
            <w:pPr>
              <w:spacing w:after="0" w:line="240" w:lineRule="auto"/>
              <w:ind w:left="0" w:right="5" w:firstLine="0"/>
              <w:rPr>
                <w:i w:val="0"/>
                <w:color w:val="000000"/>
              </w:rPr>
            </w:pPr>
          </w:p>
          <w:p w14:paraId="57DBC316" w14:textId="77777777" w:rsidR="00123DB3" w:rsidRDefault="00123DB3" w:rsidP="00E639B9">
            <w:pPr>
              <w:spacing w:after="0" w:line="240" w:lineRule="auto"/>
              <w:ind w:left="0" w:right="5" w:firstLine="0"/>
              <w:rPr>
                <w:i w:val="0"/>
                <w:color w:val="000000"/>
              </w:rPr>
            </w:pPr>
            <w:r>
              <w:rPr>
                <w:i w:val="0"/>
                <w:color w:val="000000"/>
              </w:rPr>
              <w:lastRenderedPageBreak/>
              <w:t>Creation of account by visitor allows access to app functions</w:t>
            </w:r>
          </w:p>
          <w:p w14:paraId="257629FA" w14:textId="77777777" w:rsidR="00123DB3" w:rsidRDefault="00123DB3" w:rsidP="00E639B9">
            <w:pPr>
              <w:spacing w:after="0" w:line="240" w:lineRule="auto"/>
              <w:ind w:left="0" w:right="5" w:firstLine="0"/>
              <w:rPr>
                <w:i w:val="0"/>
                <w:color w:val="000000"/>
              </w:rPr>
            </w:pPr>
            <w:r>
              <w:rPr>
                <w:i w:val="0"/>
                <w:color w:val="000000"/>
              </w:rPr>
              <w:t>Visitor visits conservatory to use app and gain entries</w:t>
            </w:r>
          </w:p>
          <w:p w14:paraId="2D201D9F" w14:textId="77777777" w:rsidR="00123DB3" w:rsidRDefault="00123DB3" w:rsidP="00E639B9">
            <w:pPr>
              <w:spacing w:after="0" w:line="240" w:lineRule="auto"/>
              <w:ind w:left="0" w:right="5" w:firstLine="0"/>
              <w:rPr>
                <w:i w:val="0"/>
                <w:color w:val="000000"/>
              </w:rPr>
            </w:pPr>
            <w:r>
              <w:rPr>
                <w:i w:val="0"/>
                <w:color w:val="000000"/>
              </w:rPr>
              <w:t>Minigames are how visitors gain entries in collection book</w:t>
            </w:r>
          </w:p>
          <w:p w14:paraId="2DDC4D36" w14:textId="77777777" w:rsidR="00123DB3" w:rsidRDefault="00123DB3" w:rsidP="00E639B9">
            <w:pPr>
              <w:spacing w:after="0" w:line="240" w:lineRule="auto"/>
              <w:ind w:left="0" w:right="5" w:firstLine="0"/>
              <w:rPr>
                <w:i w:val="0"/>
                <w:color w:val="000000"/>
              </w:rPr>
            </w:pPr>
            <w:r>
              <w:rPr>
                <w:i w:val="0"/>
                <w:color w:val="000000"/>
              </w:rPr>
              <w:t>Entries can show visitor more info on plant caught +fill book</w:t>
            </w:r>
          </w:p>
          <w:p w14:paraId="0A0B0284" w14:textId="78EA3F1A" w:rsidR="00123DB3" w:rsidRDefault="00123DB3" w:rsidP="00E639B9">
            <w:pPr>
              <w:spacing w:after="0" w:line="240" w:lineRule="auto"/>
              <w:ind w:left="0" w:right="5" w:firstLine="0"/>
              <w:rPr>
                <w:i w:val="0"/>
                <w:color w:val="000000"/>
              </w:rPr>
            </w:pPr>
            <w:r>
              <w:rPr>
                <w:i w:val="0"/>
                <w:color w:val="000000"/>
              </w:rPr>
              <w:t>Donation given because either enjoy app or + cosmetic item</w:t>
            </w:r>
          </w:p>
        </w:tc>
      </w:tr>
      <w:tr w:rsidR="00327450" w14:paraId="3722A60D" w14:textId="77777777" w:rsidTr="00327450">
        <w:tc>
          <w:tcPr>
            <w:tcW w:w="3119" w:type="dxa"/>
          </w:tcPr>
          <w:p w14:paraId="7296A3A4" w14:textId="77777777" w:rsidR="00327450" w:rsidRPr="00953223" w:rsidRDefault="00953223" w:rsidP="00E639B9">
            <w:pPr>
              <w:spacing w:after="0" w:line="240" w:lineRule="auto"/>
              <w:ind w:left="0" w:right="5" w:firstLine="0"/>
              <w:jc w:val="center"/>
              <w:rPr>
                <w:i w:val="0"/>
                <w:color w:val="000000"/>
                <w:u w:val="single"/>
              </w:rPr>
            </w:pPr>
            <w:r w:rsidRPr="00953223">
              <w:rPr>
                <w:i w:val="0"/>
                <w:color w:val="000000"/>
                <w:u w:val="single"/>
              </w:rPr>
              <w:lastRenderedPageBreak/>
              <w:t>Programmer</w:t>
            </w:r>
          </w:p>
          <w:p w14:paraId="4F7C2A2D" w14:textId="77777777" w:rsidR="00953223" w:rsidRDefault="00953223" w:rsidP="00E639B9">
            <w:pPr>
              <w:spacing w:after="0" w:line="240" w:lineRule="auto"/>
              <w:ind w:left="0" w:right="5" w:firstLine="0"/>
              <w:jc w:val="left"/>
              <w:rPr>
                <w:i w:val="0"/>
                <w:color w:val="000000"/>
              </w:rPr>
            </w:pPr>
          </w:p>
          <w:p w14:paraId="52C6C3B2" w14:textId="77777777" w:rsidR="00E639B9" w:rsidRDefault="00E639B9" w:rsidP="00E639B9">
            <w:pPr>
              <w:spacing w:after="0" w:line="240" w:lineRule="auto"/>
              <w:ind w:left="0" w:right="5" w:firstLine="0"/>
              <w:jc w:val="left"/>
              <w:rPr>
                <w:i w:val="0"/>
                <w:color w:val="000000"/>
              </w:rPr>
            </w:pPr>
            <w:r w:rsidRPr="00E639B9">
              <w:rPr>
                <w:i w:val="0"/>
                <w:color w:val="000000"/>
              </w:rPr>
              <w:t>1.</w:t>
            </w:r>
            <w:r>
              <w:rPr>
                <w:i w:val="0"/>
                <w:color w:val="000000"/>
              </w:rPr>
              <w:t xml:space="preserve"> Programmer works on creating the application</w:t>
            </w:r>
          </w:p>
          <w:p w14:paraId="4371360F" w14:textId="77777777" w:rsidR="00E639B9" w:rsidRDefault="00E639B9" w:rsidP="00E639B9">
            <w:pPr>
              <w:spacing w:after="0" w:line="240" w:lineRule="auto"/>
              <w:ind w:left="0" w:right="5" w:firstLine="0"/>
              <w:jc w:val="left"/>
              <w:rPr>
                <w:i w:val="0"/>
                <w:color w:val="000000"/>
              </w:rPr>
            </w:pPr>
            <w:r>
              <w:rPr>
                <w:i w:val="0"/>
                <w:color w:val="000000"/>
              </w:rPr>
              <w:t>2. Programmer maintains the application after completion</w:t>
            </w:r>
          </w:p>
          <w:p w14:paraId="4AE2BC45" w14:textId="20DB98C1" w:rsidR="00E639B9" w:rsidRPr="00E639B9" w:rsidRDefault="00E639B9" w:rsidP="00E639B9">
            <w:pPr>
              <w:spacing w:after="0" w:line="240" w:lineRule="auto"/>
              <w:ind w:left="0" w:right="5" w:firstLine="0"/>
              <w:jc w:val="left"/>
              <w:rPr>
                <w:i w:val="0"/>
                <w:color w:val="000000"/>
              </w:rPr>
            </w:pPr>
            <w:r>
              <w:rPr>
                <w:i w:val="0"/>
                <w:color w:val="000000"/>
              </w:rPr>
              <w:t xml:space="preserve">3. Programmer adds new content to application </w:t>
            </w:r>
          </w:p>
        </w:tc>
        <w:tc>
          <w:tcPr>
            <w:tcW w:w="3119" w:type="dxa"/>
          </w:tcPr>
          <w:p w14:paraId="007B3045" w14:textId="77777777" w:rsidR="00310ED0" w:rsidRDefault="00310ED0" w:rsidP="00E639B9">
            <w:pPr>
              <w:spacing w:after="0" w:line="240" w:lineRule="auto"/>
              <w:ind w:left="0" w:right="5" w:firstLine="0"/>
              <w:rPr>
                <w:i w:val="0"/>
                <w:color w:val="000000"/>
              </w:rPr>
            </w:pPr>
          </w:p>
          <w:p w14:paraId="41474BDF" w14:textId="77777777" w:rsidR="00E639B9" w:rsidRDefault="00E639B9" w:rsidP="00E639B9">
            <w:pPr>
              <w:spacing w:after="0" w:line="240" w:lineRule="auto"/>
              <w:ind w:left="0" w:right="5" w:firstLine="0"/>
              <w:rPr>
                <w:i w:val="0"/>
                <w:color w:val="000000"/>
              </w:rPr>
            </w:pPr>
          </w:p>
          <w:p w14:paraId="288AD178" w14:textId="67B0B0CA" w:rsidR="00327450" w:rsidRDefault="004D1AA5" w:rsidP="00E639B9">
            <w:pPr>
              <w:spacing w:after="0" w:line="240" w:lineRule="auto"/>
              <w:ind w:left="0" w:right="5" w:firstLine="0"/>
              <w:rPr>
                <w:i w:val="0"/>
                <w:color w:val="000000"/>
              </w:rPr>
            </w:pPr>
            <w:r>
              <w:rPr>
                <w:i w:val="0"/>
                <w:color w:val="000000"/>
              </w:rPr>
              <w:t>Creation of Application (in)</w:t>
            </w:r>
          </w:p>
          <w:p w14:paraId="7D362E3A" w14:textId="77777777" w:rsidR="00E639B9" w:rsidRDefault="00E639B9" w:rsidP="00E639B9">
            <w:pPr>
              <w:spacing w:after="0" w:line="240" w:lineRule="auto"/>
              <w:ind w:left="0" w:right="5" w:firstLine="0"/>
              <w:rPr>
                <w:i w:val="0"/>
                <w:color w:val="000000"/>
              </w:rPr>
            </w:pPr>
          </w:p>
          <w:p w14:paraId="6A09F75F" w14:textId="237FE9B9" w:rsidR="004D1AA5" w:rsidRDefault="004D1AA5" w:rsidP="00E639B9">
            <w:pPr>
              <w:spacing w:after="0" w:line="240" w:lineRule="auto"/>
              <w:ind w:left="0" w:right="5" w:firstLine="0"/>
              <w:rPr>
                <w:i w:val="0"/>
                <w:color w:val="000000"/>
              </w:rPr>
            </w:pPr>
            <w:r>
              <w:rPr>
                <w:i w:val="0"/>
                <w:color w:val="000000"/>
              </w:rPr>
              <w:t>Maintenance of Application (in)</w:t>
            </w:r>
          </w:p>
          <w:p w14:paraId="775D72B6" w14:textId="08F02898" w:rsidR="004D1AA5" w:rsidRDefault="004D1AA5" w:rsidP="00E639B9">
            <w:pPr>
              <w:spacing w:after="0" w:line="240" w:lineRule="auto"/>
              <w:ind w:left="0" w:right="5" w:firstLine="0"/>
              <w:rPr>
                <w:i w:val="0"/>
                <w:color w:val="000000"/>
              </w:rPr>
            </w:pPr>
            <w:r>
              <w:rPr>
                <w:i w:val="0"/>
                <w:color w:val="000000"/>
              </w:rPr>
              <w:t>Addition of New Plants / Events (in)</w:t>
            </w:r>
          </w:p>
        </w:tc>
        <w:tc>
          <w:tcPr>
            <w:tcW w:w="3119" w:type="dxa"/>
          </w:tcPr>
          <w:p w14:paraId="50F239DD" w14:textId="77777777" w:rsidR="00327450" w:rsidRDefault="00327450" w:rsidP="00E639B9">
            <w:pPr>
              <w:spacing w:after="0" w:line="240" w:lineRule="auto"/>
              <w:ind w:left="0" w:right="5" w:firstLine="0"/>
              <w:rPr>
                <w:i w:val="0"/>
                <w:color w:val="000000"/>
              </w:rPr>
            </w:pPr>
          </w:p>
          <w:p w14:paraId="3A452EDA" w14:textId="77777777" w:rsidR="00123DB3" w:rsidRDefault="00123DB3" w:rsidP="00E639B9">
            <w:pPr>
              <w:spacing w:after="0" w:line="240" w:lineRule="auto"/>
              <w:ind w:left="0" w:right="5" w:firstLine="0"/>
              <w:rPr>
                <w:i w:val="0"/>
                <w:color w:val="000000"/>
              </w:rPr>
            </w:pPr>
          </w:p>
          <w:p w14:paraId="459A5E91" w14:textId="77777777" w:rsidR="00123DB3" w:rsidRDefault="00123DB3" w:rsidP="00E639B9">
            <w:pPr>
              <w:spacing w:after="0" w:line="240" w:lineRule="auto"/>
              <w:ind w:left="0" w:right="5" w:firstLine="0"/>
              <w:rPr>
                <w:i w:val="0"/>
                <w:color w:val="000000"/>
              </w:rPr>
            </w:pPr>
            <w:r>
              <w:rPr>
                <w:i w:val="0"/>
                <w:color w:val="000000"/>
              </w:rPr>
              <w:t>Creation of application core to being able to use its functions</w:t>
            </w:r>
          </w:p>
          <w:p w14:paraId="2D77B63F" w14:textId="77777777" w:rsidR="00123DB3" w:rsidRDefault="00835B15" w:rsidP="00E639B9">
            <w:pPr>
              <w:spacing w:after="0" w:line="240" w:lineRule="auto"/>
              <w:ind w:left="0" w:right="5" w:firstLine="0"/>
              <w:rPr>
                <w:i w:val="0"/>
                <w:color w:val="000000"/>
              </w:rPr>
            </w:pPr>
            <w:r>
              <w:rPr>
                <w:i w:val="0"/>
                <w:color w:val="000000"/>
              </w:rPr>
              <w:t>Will need to handle visitor data, ties to the database</w:t>
            </w:r>
          </w:p>
          <w:p w14:paraId="5706B38A" w14:textId="550FB14C" w:rsidR="00835B15" w:rsidRDefault="00835B15" w:rsidP="00E639B9">
            <w:pPr>
              <w:spacing w:after="0" w:line="240" w:lineRule="auto"/>
              <w:ind w:left="0" w:right="5" w:firstLine="0"/>
              <w:rPr>
                <w:i w:val="0"/>
                <w:color w:val="000000"/>
              </w:rPr>
            </w:pPr>
            <w:r>
              <w:rPr>
                <w:i w:val="0"/>
                <w:color w:val="000000"/>
              </w:rPr>
              <w:t>Addition through new plants and special exhibits, new data</w:t>
            </w:r>
          </w:p>
        </w:tc>
      </w:tr>
      <w:tr w:rsidR="00327450" w14:paraId="383454A2" w14:textId="77777777" w:rsidTr="00327450">
        <w:tc>
          <w:tcPr>
            <w:tcW w:w="3119" w:type="dxa"/>
          </w:tcPr>
          <w:p w14:paraId="0485E705" w14:textId="77777777" w:rsidR="00327450" w:rsidRPr="00953223" w:rsidRDefault="00953223" w:rsidP="00E639B9">
            <w:pPr>
              <w:spacing w:after="0" w:line="240" w:lineRule="auto"/>
              <w:ind w:left="0" w:right="5" w:firstLine="0"/>
              <w:jc w:val="center"/>
              <w:rPr>
                <w:i w:val="0"/>
                <w:color w:val="000000"/>
                <w:u w:val="single"/>
              </w:rPr>
            </w:pPr>
            <w:r w:rsidRPr="00953223">
              <w:rPr>
                <w:i w:val="0"/>
                <w:color w:val="000000"/>
                <w:u w:val="single"/>
              </w:rPr>
              <w:t>Database</w:t>
            </w:r>
          </w:p>
          <w:p w14:paraId="30D1DADA" w14:textId="77777777" w:rsidR="00953223" w:rsidRDefault="00953223" w:rsidP="00E639B9">
            <w:pPr>
              <w:spacing w:after="0" w:line="240" w:lineRule="auto"/>
              <w:ind w:left="0" w:right="5" w:firstLine="0"/>
              <w:jc w:val="left"/>
              <w:rPr>
                <w:i w:val="0"/>
                <w:color w:val="000000"/>
              </w:rPr>
            </w:pPr>
          </w:p>
          <w:p w14:paraId="3918F2A4" w14:textId="77777777" w:rsidR="00E639B9" w:rsidRDefault="00526790" w:rsidP="00526790">
            <w:pPr>
              <w:spacing w:after="0" w:line="240" w:lineRule="auto"/>
              <w:ind w:left="0" w:right="5" w:firstLine="0"/>
              <w:jc w:val="left"/>
              <w:rPr>
                <w:i w:val="0"/>
                <w:color w:val="000000"/>
              </w:rPr>
            </w:pPr>
            <w:r w:rsidRPr="00526790">
              <w:rPr>
                <w:i w:val="0"/>
                <w:color w:val="000000"/>
              </w:rPr>
              <w:t>1.</w:t>
            </w:r>
            <w:r>
              <w:rPr>
                <w:i w:val="0"/>
                <w:color w:val="000000"/>
              </w:rPr>
              <w:t xml:space="preserve"> Database stores info on GPC’s plants</w:t>
            </w:r>
          </w:p>
          <w:p w14:paraId="5FE99231" w14:textId="77777777" w:rsidR="00526790" w:rsidRDefault="00526790" w:rsidP="00526790">
            <w:pPr>
              <w:spacing w:after="0" w:line="240" w:lineRule="auto"/>
              <w:ind w:left="0" w:right="5" w:firstLine="0"/>
              <w:jc w:val="left"/>
              <w:rPr>
                <w:i w:val="0"/>
                <w:color w:val="000000"/>
              </w:rPr>
            </w:pPr>
            <w:r>
              <w:rPr>
                <w:i w:val="0"/>
                <w:color w:val="000000"/>
              </w:rPr>
              <w:t>2. Database also stores info on GPC’s special exhibits</w:t>
            </w:r>
          </w:p>
          <w:p w14:paraId="50CDE0F1" w14:textId="77777777" w:rsidR="00526790" w:rsidRDefault="00526790" w:rsidP="00526790">
            <w:pPr>
              <w:spacing w:after="0" w:line="240" w:lineRule="auto"/>
              <w:ind w:left="0" w:right="5" w:firstLine="0"/>
              <w:jc w:val="left"/>
              <w:rPr>
                <w:i w:val="0"/>
                <w:color w:val="000000"/>
              </w:rPr>
            </w:pPr>
            <w:r>
              <w:rPr>
                <w:i w:val="0"/>
                <w:color w:val="000000"/>
              </w:rPr>
              <w:t>3. Database gets updated for active plants in conservatory</w:t>
            </w:r>
          </w:p>
          <w:p w14:paraId="4749104C" w14:textId="67DB9505" w:rsidR="00526790" w:rsidRPr="00526790" w:rsidRDefault="00526790" w:rsidP="00526790">
            <w:pPr>
              <w:spacing w:after="0" w:line="240" w:lineRule="auto"/>
              <w:ind w:left="0" w:right="5" w:firstLine="0"/>
              <w:jc w:val="left"/>
              <w:rPr>
                <w:i w:val="0"/>
                <w:color w:val="000000"/>
              </w:rPr>
            </w:pPr>
            <w:r>
              <w:rPr>
                <w:i w:val="0"/>
                <w:color w:val="000000"/>
              </w:rPr>
              <w:t>4. Database provides different sorting functions for entries in collection</w:t>
            </w:r>
          </w:p>
        </w:tc>
        <w:tc>
          <w:tcPr>
            <w:tcW w:w="3119" w:type="dxa"/>
          </w:tcPr>
          <w:p w14:paraId="0083FF6A" w14:textId="77777777" w:rsidR="00310ED0" w:rsidRDefault="00310ED0" w:rsidP="00E639B9">
            <w:pPr>
              <w:spacing w:after="0" w:line="240" w:lineRule="auto"/>
              <w:ind w:left="0" w:right="5" w:firstLine="0"/>
              <w:rPr>
                <w:i w:val="0"/>
                <w:color w:val="000000"/>
              </w:rPr>
            </w:pPr>
          </w:p>
          <w:p w14:paraId="23D533E9" w14:textId="77777777" w:rsidR="00E639B9" w:rsidRDefault="00E639B9" w:rsidP="00E639B9">
            <w:pPr>
              <w:spacing w:after="0" w:line="240" w:lineRule="auto"/>
              <w:ind w:left="0" w:right="5" w:firstLine="0"/>
              <w:rPr>
                <w:i w:val="0"/>
                <w:color w:val="000000"/>
              </w:rPr>
            </w:pPr>
          </w:p>
          <w:p w14:paraId="5DBFF1AF" w14:textId="10F77659" w:rsidR="00327450" w:rsidRDefault="004D1AA5" w:rsidP="00E639B9">
            <w:pPr>
              <w:spacing w:after="0" w:line="240" w:lineRule="auto"/>
              <w:ind w:left="0" w:right="5" w:firstLine="0"/>
              <w:rPr>
                <w:i w:val="0"/>
                <w:color w:val="000000"/>
              </w:rPr>
            </w:pPr>
            <w:r>
              <w:rPr>
                <w:i w:val="0"/>
                <w:color w:val="000000"/>
              </w:rPr>
              <w:t>Stores Plant / Plant Info (in)</w:t>
            </w:r>
          </w:p>
          <w:p w14:paraId="4B4ED880" w14:textId="77777777" w:rsidR="00526790" w:rsidRDefault="00526790" w:rsidP="00E639B9">
            <w:pPr>
              <w:spacing w:after="0" w:line="240" w:lineRule="auto"/>
              <w:ind w:left="0" w:right="5" w:firstLine="0"/>
              <w:rPr>
                <w:i w:val="0"/>
                <w:color w:val="000000"/>
              </w:rPr>
            </w:pPr>
          </w:p>
          <w:p w14:paraId="2889A831" w14:textId="6DF0D601" w:rsidR="004D1AA5" w:rsidRDefault="004D1AA5" w:rsidP="00E639B9">
            <w:pPr>
              <w:spacing w:after="0" w:line="240" w:lineRule="auto"/>
              <w:ind w:left="0" w:right="5" w:firstLine="0"/>
              <w:rPr>
                <w:i w:val="0"/>
                <w:color w:val="000000"/>
              </w:rPr>
            </w:pPr>
            <w:r>
              <w:rPr>
                <w:i w:val="0"/>
                <w:color w:val="000000"/>
              </w:rPr>
              <w:t>Stores Info on Special Exhibits (in)</w:t>
            </w:r>
          </w:p>
          <w:p w14:paraId="5EE84591" w14:textId="77777777" w:rsidR="004D1AA5" w:rsidRDefault="004D1AA5" w:rsidP="00E639B9">
            <w:pPr>
              <w:spacing w:after="0" w:line="240" w:lineRule="auto"/>
              <w:ind w:left="0" w:right="5" w:firstLine="0"/>
              <w:rPr>
                <w:i w:val="0"/>
                <w:color w:val="000000"/>
              </w:rPr>
            </w:pPr>
            <w:r>
              <w:rPr>
                <w:i w:val="0"/>
                <w:color w:val="000000"/>
              </w:rPr>
              <w:t>Updated to Determine Which Plants are Active (out)</w:t>
            </w:r>
          </w:p>
          <w:p w14:paraId="590309B3" w14:textId="71425317" w:rsidR="004D1AA5" w:rsidRDefault="004D1AA5" w:rsidP="00E639B9">
            <w:pPr>
              <w:spacing w:after="0" w:line="240" w:lineRule="auto"/>
              <w:ind w:left="0" w:right="5" w:firstLine="0"/>
              <w:rPr>
                <w:i w:val="0"/>
                <w:color w:val="000000"/>
              </w:rPr>
            </w:pPr>
            <w:r>
              <w:rPr>
                <w:i w:val="0"/>
                <w:color w:val="000000"/>
              </w:rPr>
              <w:t>Provides Different Sorting Functions for Entries (in)</w:t>
            </w:r>
          </w:p>
        </w:tc>
        <w:tc>
          <w:tcPr>
            <w:tcW w:w="3119" w:type="dxa"/>
          </w:tcPr>
          <w:p w14:paraId="76B289E3" w14:textId="77777777" w:rsidR="00327450" w:rsidRDefault="00327450" w:rsidP="00E639B9">
            <w:pPr>
              <w:spacing w:after="0" w:line="240" w:lineRule="auto"/>
              <w:ind w:left="0" w:right="5" w:firstLine="0"/>
              <w:rPr>
                <w:i w:val="0"/>
                <w:color w:val="000000"/>
              </w:rPr>
            </w:pPr>
          </w:p>
          <w:p w14:paraId="2BE97088" w14:textId="77777777" w:rsidR="003E4B77" w:rsidRDefault="003E4B77" w:rsidP="00E639B9">
            <w:pPr>
              <w:spacing w:after="0" w:line="240" w:lineRule="auto"/>
              <w:ind w:left="0" w:right="5" w:firstLine="0"/>
              <w:rPr>
                <w:i w:val="0"/>
                <w:color w:val="000000"/>
              </w:rPr>
            </w:pPr>
          </w:p>
          <w:p w14:paraId="298D3F36" w14:textId="77777777" w:rsidR="003E4B77" w:rsidRDefault="003E4B77" w:rsidP="00E639B9">
            <w:pPr>
              <w:spacing w:after="0" w:line="240" w:lineRule="auto"/>
              <w:ind w:left="0" w:right="5" w:firstLine="0"/>
              <w:rPr>
                <w:i w:val="0"/>
                <w:color w:val="000000"/>
              </w:rPr>
            </w:pPr>
            <w:r>
              <w:rPr>
                <w:i w:val="0"/>
                <w:color w:val="000000"/>
              </w:rPr>
              <w:t>Keeps info on GPC plants + can add future ones</w:t>
            </w:r>
          </w:p>
          <w:p w14:paraId="713FF204" w14:textId="77777777" w:rsidR="003E4B77" w:rsidRDefault="003E4B77" w:rsidP="00E639B9">
            <w:pPr>
              <w:spacing w:after="0" w:line="240" w:lineRule="auto"/>
              <w:ind w:left="0" w:right="5" w:firstLine="0"/>
              <w:rPr>
                <w:i w:val="0"/>
                <w:color w:val="000000"/>
              </w:rPr>
            </w:pPr>
            <w:r>
              <w:rPr>
                <w:i w:val="0"/>
                <w:color w:val="000000"/>
              </w:rPr>
              <w:t>Info such as runtime, when they happen, special plants, et.</w:t>
            </w:r>
          </w:p>
          <w:p w14:paraId="3BB21EC2" w14:textId="77777777" w:rsidR="003E4B77" w:rsidRDefault="003E4B77" w:rsidP="00E639B9">
            <w:pPr>
              <w:spacing w:after="0" w:line="240" w:lineRule="auto"/>
              <w:ind w:left="0" w:right="5" w:firstLine="0"/>
              <w:rPr>
                <w:i w:val="0"/>
                <w:color w:val="000000"/>
              </w:rPr>
            </w:pPr>
            <w:r>
              <w:rPr>
                <w:i w:val="0"/>
                <w:color w:val="000000"/>
              </w:rPr>
              <w:t>Some plants may be seasonal, and some may be added</w:t>
            </w:r>
          </w:p>
          <w:p w14:paraId="64980CEA" w14:textId="33873E70" w:rsidR="003E4B77" w:rsidRDefault="003E4B77" w:rsidP="00E639B9">
            <w:pPr>
              <w:spacing w:after="0" w:line="240" w:lineRule="auto"/>
              <w:ind w:left="0" w:right="5" w:firstLine="0"/>
              <w:rPr>
                <w:i w:val="0"/>
                <w:color w:val="000000"/>
              </w:rPr>
            </w:pPr>
            <w:r>
              <w:rPr>
                <w:i w:val="0"/>
                <w:color w:val="000000"/>
              </w:rPr>
              <w:t xml:space="preserve">Uses database functions and params to sort the plants, be it by time, </w:t>
            </w:r>
            <w:r w:rsidR="00536E36">
              <w:rPr>
                <w:i w:val="0"/>
                <w:color w:val="000000"/>
              </w:rPr>
              <w:t>if special</w:t>
            </w:r>
            <w:r>
              <w:rPr>
                <w:i w:val="0"/>
                <w:color w:val="000000"/>
              </w:rPr>
              <w:t>, other info</w:t>
            </w:r>
          </w:p>
        </w:tc>
      </w:tr>
      <w:tr w:rsidR="00327450" w14:paraId="6EBE40C0" w14:textId="77777777" w:rsidTr="00327450">
        <w:tc>
          <w:tcPr>
            <w:tcW w:w="3119" w:type="dxa"/>
          </w:tcPr>
          <w:p w14:paraId="7B1A9E6E" w14:textId="77777777" w:rsidR="00327450" w:rsidRPr="00953223" w:rsidRDefault="00953223" w:rsidP="00E639B9">
            <w:pPr>
              <w:spacing w:after="0" w:line="240" w:lineRule="auto"/>
              <w:ind w:left="0" w:right="5" w:firstLine="0"/>
              <w:jc w:val="center"/>
              <w:rPr>
                <w:i w:val="0"/>
                <w:color w:val="000000"/>
                <w:u w:val="single"/>
              </w:rPr>
            </w:pPr>
            <w:r w:rsidRPr="00953223">
              <w:rPr>
                <w:i w:val="0"/>
                <w:color w:val="000000"/>
                <w:u w:val="single"/>
              </w:rPr>
              <w:t>Phone</w:t>
            </w:r>
          </w:p>
          <w:p w14:paraId="2647C09F" w14:textId="77777777" w:rsidR="00953223" w:rsidRDefault="00953223" w:rsidP="00E639B9">
            <w:pPr>
              <w:spacing w:after="0" w:line="240" w:lineRule="auto"/>
              <w:ind w:left="0" w:right="5" w:firstLine="0"/>
              <w:jc w:val="left"/>
              <w:rPr>
                <w:i w:val="0"/>
                <w:color w:val="000000"/>
              </w:rPr>
            </w:pPr>
          </w:p>
          <w:p w14:paraId="1AF64A4A" w14:textId="77777777" w:rsidR="00E639B9" w:rsidRDefault="00B93593" w:rsidP="00B93593">
            <w:pPr>
              <w:spacing w:after="0" w:line="240" w:lineRule="auto"/>
              <w:ind w:left="0" w:right="5" w:firstLine="0"/>
              <w:jc w:val="left"/>
              <w:rPr>
                <w:i w:val="0"/>
                <w:color w:val="000000"/>
              </w:rPr>
            </w:pPr>
            <w:r w:rsidRPr="00B93593">
              <w:rPr>
                <w:i w:val="0"/>
                <w:color w:val="000000"/>
              </w:rPr>
              <w:t>1.</w:t>
            </w:r>
            <w:r>
              <w:rPr>
                <w:i w:val="0"/>
                <w:color w:val="000000"/>
              </w:rPr>
              <w:t xml:space="preserve"> Phone manages the visitor’s data</w:t>
            </w:r>
          </w:p>
          <w:p w14:paraId="47E08E75" w14:textId="77777777" w:rsidR="00B93593" w:rsidRDefault="00B93593" w:rsidP="00B93593">
            <w:pPr>
              <w:spacing w:after="0" w:line="240" w:lineRule="auto"/>
              <w:ind w:left="0" w:right="5" w:firstLine="0"/>
              <w:jc w:val="left"/>
              <w:rPr>
                <w:i w:val="0"/>
                <w:color w:val="000000"/>
              </w:rPr>
            </w:pPr>
            <w:r>
              <w:rPr>
                <w:i w:val="0"/>
                <w:color w:val="000000"/>
              </w:rPr>
              <w:lastRenderedPageBreak/>
              <w:t>2. Phone provides essential functions, such as GPS and camera</w:t>
            </w:r>
          </w:p>
          <w:p w14:paraId="4F19AA4E" w14:textId="77777777" w:rsidR="00B93593" w:rsidRDefault="00B93593" w:rsidP="00B93593">
            <w:pPr>
              <w:spacing w:after="0" w:line="240" w:lineRule="auto"/>
              <w:ind w:left="0" w:right="5" w:firstLine="0"/>
              <w:jc w:val="left"/>
              <w:rPr>
                <w:i w:val="0"/>
                <w:color w:val="000000"/>
              </w:rPr>
            </w:pPr>
            <w:r>
              <w:rPr>
                <w:i w:val="0"/>
                <w:color w:val="000000"/>
              </w:rPr>
              <w:t>3. Phone has the necessary software to run the app</w:t>
            </w:r>
          </w:p>
          <w:p w14:paraId="4A9FACB5" w14:textId="58A21820" w:rsidR="00B93593" w:rsidRPr="00B93593" w:rsidRDefault="00B93593" w:rsidP="00B93593">
            <w:pPr>
              <w:spacing w:after="0" w:line="240" w:lineRule="auto"/>
              <w:ind w:left="0" w:right="5" w:firstLine="0"/>
              <w:jc w:val="left"/>
              <w:rPr>
                <w:i w:val="0"/>
                <w:color w:val="000000"/>
              </w:rPr>
            </w:pPr>
            <w:r>
              <w:rPr>
                <w:i w:val="0"/>
                <w:color w:val="000000"/>
              </w:rPr>
              <w:t>4. Phone uses the visitor’s inputs to process and send donation</w:t>
            </w:r>
          </w:p>
        </w:tc>
        <w:tc>
          <w:tcPr>
            <w:tcW w:w="3119" w:type="dxa"/>
          </w:tcPr>
          <w:p w14:paraId="5057E91C" w14:textId="77777777" w:rsidR="00310ED0" w:rsidRDefault="00310ED0" w:rsidP="00E639B9">
            <w:pPr>
              <w:spacing w:after="0" w:line="240" w:lineRule="auto"/>
              <w:ind w:left="0" w:right="5" w:firstLine="0"/>
              <w:rPr>
                <w:i w:val="0"/>
                <w:color w:val="000000"/>
              </w:rPr>
            </w:pPr>
          </w:p>
          <w:p w14:paraId="2C636AD9" w14:textId="77777777" w:rsidR="00E639B9" w:rsidRDefault="00E639B9" w:rsidP="00E639B9">
            <w:pPr>
              <w:spacing w:after="0" w:line="240" w:lineRule="auto"/>
              <w:ind w:left="0" w:right="5" w:firstLine="0"/>
              <w:rPr>
                <w:i w:val="0"/>
                <w:color w:val="000000"/>
              </w:rPr>
            </w:pPr>
          </w:p>
          <w:p w14:paraId="5DD694CE" w14:textId="62EA44A2" w:rsidR="00327450" w:rsidRDefault="004D1AA5" w:rsidP="00E639B9">
            <w:pPr>
              <w:spacing w:after="0" w:line="240" w:lineRule="auto"/>
              <w:ind w:left="0" w:right="5" w:firstLine="0"/>
              <w:rPr>
                <w:i w:val="0"/>
                <w:color w:val="000000"/>
              </w:rPr>
            </w:pPr>
            <w:r>
              <w:rPr>
                <w:i w:val="0"/>
                <w:color w:val="000000"/>
              </w:rPr>
              <w:t>Visitor Data Management (in)</w:t>
            </w:r>
          </w:p>
          <w:p w14:paraId="3E6C1D14" w14:textId="77777777" w:rsidR="00B93593" w:rsidRDefault="00B93593" w:rsidP="00E639B9">
            <w:pPr>
              <w:spacing w:after="0" w:line="240" w:lineRule="auto"/>
              <w:ind w:left="0" w:right="5" w:firstLine="0"/>
              <w:rPr>
                <w:i w:val="0"/>
                <w:color w:val="000000"/>
              </w:rPr>
            </w:pPr>
          </w:p>
          <w:p w14:paraId="4D27ADD8" w14:textId="5D847AE9" w:rsidR="004D1AA5" w:rsidRDefault="004D1AA5" w:rsidP="00E639B9">
            <w:pPr>
              <w:spacing w:after="0" w:line="240" w:lineRule="auto"/>
              <w:ind w:left="0" w:right="5" w:firstLine="0"/>
              <w:rPr>
                <w:i w:val="0"/>
                <w:color w:val="000000"/>
              </w:rPr>
            </w:pPr>
            <w:r>
              <w:rPr>
                <w:i w:val="0"/>
                <w:color w:val="000000"/>
              </w:rPr>
              <w:lastRenderedPageBreak/>
              <w:t>Provides Essential Functions / Data (in)</w:t>
            </w:r>
          </w:p>
          <w:p w14:paraId="4004269D" w14:textId="77777777" w:rsidR="00B93593" w:rsidRDefault="00B93593" w:rsidP="00E639B9">
            <w:pPr>
              <w:spacing w:after="0" w:line="240" w:lineRule="auto"/>
              <w:ind w:left="0" w:right="5" w:firstLine="0"/>
              <w:rPr>
                <w:i w:val="0"/>
                <w:color w:val="000000"/>
              </w:rPr>
            </w:pPr>
          </w:p>
          <w:p w14:paraId="26AF9DD2" w14:textId="54A45956" w:rsidR="004D1AA5" w:rsidRDefault="004D1AA5" w:rsidP="00E639B9">
            <w:pPr>
              <w:spacing w:after="0" w:line="240" w:lineRule="auto"/>
              <w:ind w:left="0" w:right="5" w:firstLine="0"/>
              <w:rPr>
                <w:i w:val="0"/>
                <w:color w:val="000000"/>
              </w:rPr>
            </w:pPr>
            <w:r>
              <w:rPr>
                <w:i w:val="0"/>
                <w:color w:val="000000"/>
              </w:rPr>
              <w:t>Runs the App (in)</w:t>
            </w:r>
          </w:p>
          <w:p w14:paraId="08689668" w14:textId="77777777" w:rsidR="00B93593" w:rsidRDefault="00B93593" w:rsidP="00E639B9">
            <w:pPr>
              <w:spacing w:after="0" w:line="240" w:lineRule="auto"/>
              <w:ind w:left="0" w:right="5" w:firstLine="0"/>
              <w:rPr>
                <w:i w:val="0"/>
                <w:color w:val="000000"/>
              </w:rPr>
            </w:pPr>
          </w:p>
          <w:p w14:paraId="6AB17E22" w14:textId="7A4A1DDD" w:rsidR="004D1AA5" w:rsidRDefault="004D1AA5" w:rsidP="00E639B9">
            <w:pPr>
              <w:spacing w:after="0" w:line="240" w:lineRule="auto"/>
              <w:ind w:left="0" w:right="5" w:firstLine="0"/>
              <w:rPr>
                <w:i w:val="0"/>
                <w:color w:val="000000"/>
              </w:rPr>
            </w:pPr>
            <w:r>
              <w:rPr>
                <w:i w:val="0"/>
                <w:color w:val="000000"/>
              </w:rPr>
              <w:t>Processes Donations (in)</w:t>
            </w:r>
          </w:p>
        </w:tc>
        <w:tc>
          <w:tcPr>
            <w:tcW w:w="3119" w:type="dxa"/>
          </w:tcPr>
          <w:p w14:paraId="6F4ED5E5" w14:textId="77777777" w:rsidR="00327450" w:rsidRDefault="00327450" w:rsidP="00E639B9">
            <w:pPr>
              <w:spacing w:after="0" w:line="240" w:lineRule="auto"/>
              <w:ind w:left="0" w:right="5" w:firstLine="0"/>
              <w:rPr>
                <w:i w:val="0"/>
                <w:color w:val="000000"/>
              </w:rPr>
            </w:pPr>
          </w:p>
          <w:p w14:paraId="046D1EF6" w14:textId="77777777" w:rsidR="003E4B77" w:rsidRDefault="003E4B77" w:rsidP="00E639B9">
            <w:pPr>
              <w:spacing w:after="0" w:line="240" w:lineRule="auto"/>
              <w:ind w:left="0" w:right="5" w:firstLine="0"/>
              <w:rPr>
                <w:i w:val="0"/>
                <w:color w:val="000000"/>
              </w:rPr>
            </w:pPr>
          </w:p>
          <w:p w14:paraId="3B56073E" w14:textId="7025E40A" w:rsidR="003E4B77" w:rsidRDefault="00F41ADB" w:rsidP="00E639B9">
            <w:pPr>
              <w:spacing w:after="0" w:line="240" w:lineRule="auto"/>
              <w:ind w:left="0" w:right="5" w:firstLine="0"/>
              <w:rPr>
                <w:i w:val="0"/>
                <w:color w:val="000000"/>
              </w:rPr>
            </w:pPr>
            <w:r>
              <w:rPr>
                <w:i w:val="0"/>
                <w:color w:val="000000"/>
              </w:rPr>
              <w:t>Phone deals with data such as social profile and entries</w:t>
            </w:r>
          </w:p>
          <w:p w14:paraId="0CAA78BB" w14:textId="77777777" w:rsidR="00F41ADB" w:rsidRDefault="00F41ADB" w:rsidP="00E639B9">
            <w:pPr>
              <w:spacing w:after="0" w:line="240" w:lineRule="auto"/>
              <w:ind w:left="0" w:right="5" w:firstLine="0"/>
              <w:rPr>
                <w:i w:val="0"/>
                <w:color w:val="000000"/>
              </w:rPr>
            </w:pPr>
            <w:r>
              <w:rPr>
                <w:i w:val="0"/>
                <w:color w:val="000000"/>
              </w:rPr>
              <w:t>GPS and camera are vital for making the application work</w:t>
            </w:r>
          </w:p>
          <w:p w14:paraId="5A7767AD" w14:textId="77777777" w:rsidR="00F41ADB" w:rsidRDefault="00F41ADB" w:rsidP="00E639B9">
            <w:pPr>
              <w:spacing w:after="0" w:line="240" w:lineRule="auto"/>
              <w:ind w:left="0" w:right="5" w:firstLine="0"/>
              <w:rPr>
                <w:i w:val="0"/>
                <w:color w:val="000000"/>
              </w:rPr>
            </w:pPr>
          </w:p>
          <w:p w14:paraId="54878266" w14:textId="77777777" w:rsidR="00F41ADB" w:rsidRDefault="00F41ADB" w:rsidP="00E639B9">
            <w:pPr>
              <w:spacing w:after="0" w:line="240" w:lineRule="auto"/>
              <w:ind w:left="0" w:right="5" w:firstLine="0"/>
              <w:rPr>
                <w:i w:val="0"/>
                <w:color w:val="000000"/>
              </w:rPr>
            </w:pPr>
            <w:r>
              <w:rPr>
                <w:i w:val="0"/>
                <w:color w:val="000000"/>
              </w:rPr>
              <w:t>Software required to run the app</w:t>
            </w:r>
          </w:p>
          <w:p w14:paraId="3640CB26" w14:textId="79D5374D" w:rsidR="00F41ADB" w:rsidRDefault="00F41ADB" w:rsidP="00E639B9">
            <w:pPr>
              <w:spacing w:after="0" w:line="240" w:lineRule="auto"/>
              <w:ind w:left="0" w:right="5" w:firstLine="0"/>
              <w:rPr>
                <w:i w:val="0"/>
                <w:color w:val="000000"/>
              </w:rPr>
            </w:pPr>
            <w:r>
              <w:rPr>
                <w:i w:val="0"/>
                <w:color w:val="000000"/>
              </w:rPr>
              <w:t>Donation given to GPCA if they like the game or just want an extra cosmetic for profile</w:t>
            </w:r>
          </w:p>
        </w:tc>
      </w:tr>
    </w:tbl>
    <w:p w14:paraId="4F042F8B" w14:textId="63762127" w:rsidR="00536E36" w:rsidRDefault="00536E36" w:rsidP="00E639B9">
      <w:pPr>
        <w:spacing w:after="0" w:line="240" w:lineRule="auto"/>
        <w:ind w:left="0" w:right="5" w:firstLine="0"/>
      </w:pPr>
    </w:p>
    <w:p w14:paraId="12C67B55" w14:textId="51DFFF0C" w:rsidR="00327450" w:rsidRDefault="00327450" w:rsidP="002B27DA">
      <w:pPr>
        <w:spacing w:after="160" w:line="259" w:lineRule="auto"/>
        <w:ind w:left="0" w:right="0" w:firstLine="0"/>
        <w:jc w:val="left"/>
      </w:pPr>
    </w:p>
    <w:p w14:paraId="3CF5E9C2" w14:textId="00AB4160" w:rsidR="00045EC4" w:rsidRDefault="00396402" w:rsidP="005C70DC">
      <w:pPr>
        <w:pStyle w:val="Heading4"/>
        <w:ind w:left="715"/>
      </w:pPr>
      <w:r>
        <w:t>3d</w:t>
      </w:r>
      <w:r>
        <w:rPr>
          <w:rFonts w:ascii="Arial" w:eastAsia="Arial" w:hAnsi="Arial" w:cs="Arial"/>
        </w:rPr>
        <w:t xml:space="preserve"> </w:t>
      </w:r>
      <w:r>
        <w:t xml:space="preserve">Competing Products </w:t>
      </w:r>
    </w:p>
    <w:p w14:paraId="41157CC9" w14:textId="51A6B0F4" w:rsidR="00045EC4" w:rsidRDefault="005C70DC">
      <w:pPr>
        <w:spacing w:after="214" w:line="265" w:lineRule="auto"/>
        <w:ind w:left="1091" w:right="0"/>
        <w:rPr>
          <w:i w:val="0"/>
          <w:color w:val="000000"/>
        </w:rPr>
      </w:pPr>
      <w:r>
        <w:rPr>
          <w:i w:val="0"/>
          <w:color w:val="000000"/>
        </w:rPr>
        <w:t>Competing products do exist, such as</w:t>
      </w:r>
      <w:r w:rsidR="001749DA">
        <w:rPr>
          <w:i w:val="0"/>
          <w:color w:val="000000"/>
        </w:rPr>
        <w:t xml:space="preserve"> the ones listed below, but they do not combine fun, interactions, and availability into one.</w:t>
      </w:r>
    </w:p>
    <w:p w14:paraId="11342B2A" w14:textId="3EF94E9B" w:rsidR="005C70DC" w:rsidRPr="005C70DC" w:rsidRDefault="005C70DC" w:rsidP="005C70DC">
      <w:pPr>
        <w:pStyle w:val="ListParagraph"/>
        <w:numPr>
          <w:ilvl w:val="0"/>
          <w:numId w:val="35"/>
        </w:numPr>
        <w:spacing w:after="214" w:line="265" w:lineRule="auto"/>
        <w:ind w:right="0"/>
        <w:rPr>
          <w:i w:val="0"/>
          <w:iCs/>
          <w:color w:val="auto"/>
        </w:rPr>
      </w:pPr>
      <w:r w:rsidRPr="005C70DC">
        <w:rPr>
          <w:i w:val="0"/>
          <w:iCs/>
          <w:color w:val="auto"/>
        </w:rPr>
        <w:t>Books on plants</w:t>
      </w:r>
    </w:p>
    <w:p w14:paraId="0634B190" w14:textId="4FE955AA" w:rsidR="005C70DC" w:rsidRPr="005C70DC" w:rsidRDefault="005C70DC" w:rsidP="005C70DC">
      <w:pPr>
        <w:pStyle w:val="ListParagraph"/>
        <w:numPr>
          <w:ilvl w:val="0"/>
          <w:numId w:val="35"/>
        </w:numPr>
        <w:spacing w:after="214" w:line="265" w:lineRule="auto"/>
        <w:ind w:right="0"/>
        <w:rPr>
          <w:i w:val="0"/>
          <w:iCs/>
          <w:color w:val="auto"/>
        </w:rPr>
      </w:pPr>
      <w:r w:rsidRPr="005C70DC">
        <w:rPr>
          <w:i w:val="0"/>
          <w:iCs/>
          <w:color w:val="auto"/>
        </w:rPr>
        <w:t>GPC’s events</w:t>
      </w:r>
    </w:p>
    <w:p w14:paraId="156AC25A" w14:textId="00ADA1D3" w:rsidR="005C70DC" w:rsidRDefault="005C70DC" w:rsidP="005C70DC">
      <w:pPr>
        <w:pStyle w:val="ListParagraph"/>
        <w:numPr>
          <w:ilvl w:val="0"/>
          <w:numId w:val="35"/>
        </w:numPr>
        <w:spacing w:after="214" w:line="265" w:lineRule="auto"/>
        <w:ind w:right="0"/>
        <w:rPr>
          <w:i w:val="0"/>
          <w:iCs/>
          <w:color w:val="auto"/>
        </w:rPr>
      </w:pPr>
      <w:r w:rsidRPr="005C70DC">
        <w:rPr>
          <w:i w:val="0"/>
          <w:iCs/>
          <w:color w:val="auto"/>
        </w:rPr>
        <w:t>Courses on plants</w:t>
      </w:r>
    </w:p>
    <w:p w14:paraId="70610588" w14:textId="77777777" w:rsidR="00045EC4" w:rsidRDefault="00396402">
      <w:pPr>
        <w:pStyle w:val="Heading3"/>
        <w:ind w:left="355"/>
      </w:pPr>
      <w:r>
        <w:t>4</w:t>
      </w:r>
      <w:r>
        <w:rPr>
          <w:rFonts w:ascii="Arial" w:eastAsia="Arial" w:hAnsi="Arial" w:cs="Arial"/>
        </w:rPr>
        <w:t xml:space="preserve"> </w:t>
      </w:r>
      <w:r>
        <w:t xml:space="preserve">The Scope of the Product </w:t>
      </w:r>
    </w:p>
    <w:p w14:paraId="61960392" w14:textId="5313E642" w:rsidR="00E024D0" w:rsidRDefault="00E024D0" w:rsidP="00E024D0">
      <w:pPr>
        <w:spacing w:after="214" w:line="265" w:lineRule="auto"/>
        <w:ind w:left="1091" w:right="0"/>
        <w:rPr>
          <w:i w:val="0"/>
          <w:color w:val="000000"/>
        </w:rPr>
      </w:pPr>
      <w:r>
        <w:rPr>
          <w:i w:val="0"/>
          <w:color w:val="000000"/>
        </w:rPr>
        <w:t>This project will allow the following actions to be performed by users:</w:t>
      </w:r>
    </w:p>
    <w:p w14:paraId="5906F5CB" w14:textId="0E35731C" w:rsidR="00E024D0" w:rsidRDefault="00E024D0" w:rsidP="00E024D0">
      <w:pPr>
        <w:pStyle w:val="ListParagraph"/>
        <w:numPr>
          <w:ilvl w:val="0"/>
          <w:numId w:val="21"/>
        </w:numPr>
        <w:spacing w:after="214" w:line="265" w:lineRule="auto"/>
        <w:ind w:right="0"/>
        <w:rPr>
          <w:i w:val="0"/>
          <w:color w:val="000000"/>
        </w:rPr>
      </w:pPr>
      <w:r>
        <w:rPr>
          <w:i w:val="0"/>
          <w:color w:val="000000"/>
        </w:rPr>
        <w:t>“Login” – allows new players to create accounts and returning players to login to their respective accounts in order to retain all previously earned rewards.</w:t>
      </w:r>
    </w:p>
    <w:p w14:paraId="17D200AF" w14:textId="62DFCF10" w:rsidR="00E024D0" w:rsidRDefault="00E024D0" w:rsidP="00E024D0">
      <w:pPr>
        <w:pStyle w:val="ListParagraph"/>
        <w:numPr>
          <w:ilvl w:val="0"/>
          <w:numId w:val="21"/>
        </w:numPr>
        <w:spacing w:after="214" w:line="265" w:lineRule="auto"/>
        <w:ind w:right="0"/>
        <w:rPr>
          <w:i w:val="0"/>
          <w:color w:val="000000"/>
        </w:rPr>
      </w:pPr>
      <w:r>
        <w:rPr>
          <w:i w:val="0"/>
          <w:color w:val="000000"/>
        </w:rPr>
        <w:t>“Overworld” – allows players to physically walk through a one-to-one mapping of their environment, using their location data provided by their smart devices, and complete different reoccurring events and challenges in the form of minigames.</w:t>
      </w:r>
    </w:p>
    <w:p w14:paraId="17F4203D" w14:textId="7C245DF1" w:rsidR="00E024D0" w:rsidRDefault="00E024D0" w:rsidP="00E024D0">
      <w:pPr>
        <w:pStyle w:val="ListParagraph"/>
        <w:numPr>
          <w:ilvl w:val="0"/>
          <w:numId w:val="21"/>
        </w:numPr>
        <w:spacing w:after="214" w:line="265" w:lineRule="auto"/>
        <w:ind w:right="0"/>
        <w:rPr>
          <w:i w:val="0"/>
          <w:color w:val="000000"/>
        </w:rPr>
      </w:pPr>
      <w:r>
        <w:rPr>
          <w:i w:val="0"/>
          <w:color w:val="000000"/>
        </w:rPr>
        <w:t>“Minigames” – allows users to perform specific tasks in order to complete a variety of events spawned in from the overworld, their reward being a new addition to their growing collection of rewards.</w:t>
      </w:r>
    </w:p>
    <w:p w14:paraId="34471B8B" w14:textId="78950C57" w:rsidR="00E024D0" w:rsidRDefault="00E024D0" w:rsidP="00E024D0">
      <w:pPr>
        <w:pStyle w:val="ListParagraph"/>
        <w:numPr>
          <w:ilvl w:val="0"/>
          <w:numId w:val="21"/>
        </w:numPr>
        <w:spacing w:after="214" w:line="265" w:lineRule="auto"/>
        <w:ind w:right="0"/>
        <w:rPr>
          <w:i w:val="0"/>
          <w:color w:val="000000"/>
        </w:rPr>
      </w:pPr>
      <w:r>
        <w:rPr>
          <w:i w:val="0"/>
          <w:color w:val="000000"/>
        </w:rPr>
        <w:t>“Collection” – allows the user to access any rewards gained from the minigames completed in the overworld and retains all completions specific to the currently logged in user.</w:t>
      </w:r>
    </w:p>
    <w:p w14:paraId="32E6C208" w14:textId="6A12E9F6" w:rsidR="00E024D0" w:rsidRPr="00E024D0" w:rsidRDefault="00E024D0" w:rsidP="00E024D0">
      <w:pPr>
        <w:pStyle w:val="ListParagraph"/>
        <w:numPr>
          <w:ilvl w:val="0"/>
          <w:numId w:val="21"/>
        </w:numPr>
        <w:spacing w:after="214" w:line="265" w:lineRule="auto"/>
        <w:ind w:right="0"/>
        <w:rPr>
          <w:i w:val="0"/>
          <w:color w:val="000000"/>
        </w:rPr>
      </w:pPr>
      <w:r>
        <w:rPr>
          <w:i w:val="0"/>
          <w:color w:val="000000"/>
        </w:rPr>
        <w:t>“Exit” – allows the user at anytime to exit the app without losing important data</w:t>
      </w:r>
    </w:p>
    <w:p w14:paraId="42E3E598" w14:textId="77777777" w:rsidR="00045EC4" w:rsidRDefault="00396402">
      <w:pPr>
        <w:pStyle w:val="Heading4"/>
        <w:ind w:left="715"/>
      </w:pPr>
      <w:r>
        <w:t>4a</w:t>
      </w:r>
      <w:r>
        <w:rPr>
          <w:rFonts w:ascii="Arial" w:eastAsia="Arial" w:hAnsi="Arial" w:cs="Arial"/>
        </w:rPr>
        <w:t xml:space="preserve"> </w:t>
      </w:r>
      <w:r>
        <w:t xml:space="preserve">Scenario Diagram(s) </w:t>
      </w:r>
    </w:p>
    <w:p w14:paraId="0673AE46" w14:textId="72E9A834" w:rsidR="00045EC4" w:rsidRDefault="005A289D">
      <w:pPr>
        <w:spacing w:after="214" w:line="265" w:lineRule="auto"/>
        <w:ind w:left="1091" w:right="0"/>
        <w:rPr>
          <w:i w:val="0"/>
          <w:color w:val="000000"/>
        </w:rPr>
      </w:pPr>
      <w:r>
        <w:rPr>
          <w:i w:val="0"/>
          <w:color w:val="000000"/>
        </w:rPr>
        <w:t>Scenario 1 (User logs in and checks their current collection):</w:t>
      </w:r>
    </w:p>
    <w:p w14:paraId="78FA73DD" w14:textId="3B3BE38A" w:rsidR="00292FD6" w:rsidRDefault="00292FD6" w:rsidP="00292FD6">
      <w:pPr>
        <w:spacing w:after="214" w:line="265" w:lineRule="auto"/>
        <w:ind w:left="1091" w:right="0"/>
        <w:rPr>
          <w:i w:val="0"/>
          <w:color w:val="000000"/>
        </w:rPr>
      </w:pPr>
      <w:r>
        <w:rPr>
          <w:noProof/>
        </w:rPr>
        <w:lastRenderedPageBreak/>
        <w:drawing>
          <wp:inline distT="0" distB="0" distL="0" distR="0" wp14:anchorId="397070D2" wp14:editId="4B98B2DD">
            <wp:extent cx="4291013" cy="3824605"/>
            <wp:effectExtent l="0" t="0" r="0" b="4445"/>
            <wp:docPr id="1701859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59529" name="Picture 1"/>
                    <pic:cNvPicPr/>
                  </pic:nvPicPr>
                  <pic:blipFill>
                    <a:blip r:embed="rId11"/>
                    <a:stretch>
                      <a:fillRect/>
                    </a:stretch>
                  </pic:blipFill>
                  <pic:spPr>
                    <a:xfrm>
                      <a:off x="0" y="0"/>
                      <a:ext cx="4293371" cy="3826707"/>
                    </a:xfrm>
                    <a:prstGeom prst="rect">
                      <a:avLst/>
                    </a:prstGeom>
                  </pic:spPr>
                </pic:pic>
              </a:graphicData>
            </a:graphic>
          </wp:inline>
        </w:drawing>
      </w:r>
    </w:p>
    <w:p w14:paraId="1132D478" w14:textId="77777777" w:rsidR="00292FD6" w:rsidRDefault="00292FD6" w:rsidP="00292FD6">
      <w:pPr>
        <w:spacing w:after="214" w:line="265" w:lineRule="auto"/>
        <w:ind w:left="1091" w:right="0"/>
        <w:rPr>
          <w:i w:val="0"/>
          <w:color w:val="000000"/>
        </w:rPr>
      </w:pPr>
    </w:p>
    <w:p w14:paraId="3584B7C2" w14:textId="77777777" w:rsidR="00292FD6" w:rsidRDefault="00292FD6" w:rsidP="00292FD6">
      <w:pPr>
        <w:spacing w:after="214" w:line="265" w:lineRule="auto"/>
        <w:ind w:left="1091" w:right="0"/>
        <w:rPr>
          <w:i w:val="0"/>
          <w:color w:val="000000"/>
        </w:rPr>
      </w:pPr>
    </w:p>
    <w:p w14:paraId="38436749" w14:textId="77777777" w:rsidR="00292FD6" w:rsidRDefault="00292FD6" w:rsidP="00292FD6">
      <w:pPr>
        <w:spacing w:after="214" w:line="265" w:lineRule="auto"/>
        <w:ind w:left="1091" w:right="0"/>
        <w:rPr>
          <w:i w:val="0"/>
          <w:color w:val="000000"/>
        </w:rPr>
      </w:pPr>
    </w:p>
    <w:p w14:paraId="41089ABF" w14:textId="77777777" w:rsidR="00292FD6" w:rsidRDefault="00292FD6" w:rsidP="00292FD6">
      <w:pPr>
        <w:spacing w:after="214" w:line="265" w:lineRule="auto"/>
        <w:ind w:left="1091" w:right="0"/>
        <w:rPr>
          <w:i w:val="0"/>
          <w:color w:val="000000"/>
        </w:rPr>
      </w:pPr>
    </w:p>
    <w:p w14:paraId="6D61E657" w14:textId="77777777" w:rsidR="00292FD6" w:rsidRDefault="00292FD6" w:rsidP="00292FD6">
      <w:pPr>
        <w:spacing w:after="214" w:line="265" w:lineRule="auto"/>
        <w:ind w:left="1091" w:right="0"/>
        <w:rPr>
          <w:i w:val="0"/>
          <w:color w:val="000000"/>
        </w:rPr>
      </w:pPr>
    </w:p>
    <w:p w14:paraId="101F116E" w14:textId="77777777" w:rsidR="00292FD6" w:rsidRDefault="00292FD6" w:rsidP="00292FD6">
      <w:pPr>
        <w:spacing w:after="214" w:line="265" w:lineRule="auto"/>
        <w:ind w:left="1091" w:right="0"/>
        <w:rPr>
          <w:i w:val="0"/>
          <w:color w:val="000000"/>
        </w:rPr>
      </w:pPr>
    </w:p>
    <w:p w14:paraId="4E5FB555" w14:textId="5FCE805B" w:rsidR="00292FD6" w:rsidRDefault="00292FD6" w:rsidP="00292FD6">
      <w:pPr>
        <w:spacing w:after="214" w:line="265" w:lineRule="auto"/>
        <w:ind w:left="1091" w:right="0"/>
        <w:rPr>
          <w:i w:val="0"/>
          <w:color w:val="000000"/>
        </w:rPr>
      </w:pPr>
      <w:r>
        <w:rPr>
          <w:i w:val="0"/>
          <w:color w:val="000000"/>
        </w:rPr>
        <w:t xml:space="preserve">Scenario 2 (User logs in, finds an event in the overworld but exits before completing the game): </w:t>
      </w:r>
    </w:p>
    <w:p w14:paraId="1A68CDC8" w14:textId="17FC8AA6" w:rsidR="00292FD6" w:rsidRDefault="00292FD6" w:rsidP="00292FD6">
      <w:pPr>
        <w:spacing w:after="214" w:line="265" w:lineRule="auto"/>
        <w:ind w:left="1091" w:right="0"/>
        <w:rPr>
          <w:i w:val="0"/>
          <w:color w:val="000000"/>
        </w:rPr>
      </w:pPr>
      <w:r>
        <w:rPr>
          <w:noProof/>
        </w:rPr>
        <w:lastRenderedPageBreak/>
        <w:drawing>
          <wp:inline distT="0" distB="0" distL="0" distR="0" wp14:anchorId="271FB9CC" wp14:editId="55EA2EE8">
            <wp:extent cx="5010150" cy="3338513"/>
            <wp:effectExtent l="0" t="0" r="0" b="0"/>
            <wp:docPr id="1191882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82016" name=""/>
                    <pic:cNvPicPr/>
                  </pic:nvPicPr>
                  <pic:blipFill>
                    <a:blip r:embed="rId12"/>
                    <a:stretch>
                      <a:fillRect/>
                    </a:stretch>
                  </pic:blipFill>
                  <pic:spPr>
                    <a:xfrm>
                      <a:off x="0" y="0"/>
                      <a:ext cx="5055876" cy="3368982"/>
                    </a:xfrm>
                    <a:prstGeom prst="rect">
                      <a:avLst/>
                    </a:prstGeom>
                  </pic:spPr>
                </pic:pic>
              </a:graphicData>
            </a:graphic>
          </wp:inline>
        </w:drawing>
      </w:r>
    </w:p>
    <w:p w14:paraId="4F351512" w14:textId="77777777" w:rsidR="005A289D" w:rsidRDefault="005A289D">
      <w:pPr>
        <w:spacing w:after="214" w:line="265" w:lineRule="auto"/>
        <w:ind w:left="1091" w:right="0"/>
        <w:rPr>
          <w:i w:val="0"/>
          <w:color w:val="000000"/>
        </w:rPr>
      </w:pPr>
    </w:p>
    <w:p w14:paraId="49A3C053" w14:textId="77777777" w:rsidR="005A289D" w:rsidRDefault="005A289D">
      <w:pPr>
        <w:spacing w:after="214" w:line="265" w:lineRule="auto"/>
        <w:ind w:left="1091" w:right="0"/>
        <w:rPr>
          <w:i w:val="0"/>
          <w:color w:val="000000"/>
        </w:rPr>
      </w:pPr>
    </w:p>
    <w:p w14:paraId="2C44D308" w14:textId="77777777" w:rsidR="005A289D" w:rsidRDefault="005A289D">
      <w:pPr>
        <w:spacing w:after="214" w:line="265" w:lineRule="auto"/>
        <w:ind w:left="1091" w:right="0"/>
      </w:pPr>
    </w:p>
    <w:p w14:paraId="1D6AB71D" w14:textId="4536E884" w:rsidR="00045EC4" w:rsidRPr="00DD369B" w:rsidRDefault="00396402" w:rsidP="00DD369B">
      <w:pPr>
        <w:pStyle w:val="Heading4"/>
        <w:ind w:left="715"/>
      </w:pPr>
      <w:r>
        <w:t>4b</w:t>
      </w:r>
      <w:r>
        <w:rPr>
          <w:rFonts w:ascii="Arial" w:eastAsia="Arial" w:hAnsi="Arial" w:cs="Arial"/>
        </w:rPr>
        <w:t xml:space="preserve"> </w:t>
      </w:r>
      <w:r>
        <w:t xml:space="preserve">Product Scenario  List  </w:t>
      </w:r>
    </w:p>
    <w:tbl>
      <w:tblPr>
        <w:tblStyle w:val="TableGrid0"/>
        <w:tblW w:w="0" w:type="auto"/>
        <w:tblInd w:w="1076" w:type="dxa"/>
        <w:tblLook w:val="04A0" w:firstRow="1" w:lastRow="0" w:firstColumn="1" w:lastColumn="0" w:noHBand="0" w:noVBand="1"/>
      </w:tblPr>
      <w:tblGrid>
        <w:gridCol w:w="1998"/>
        <w:gridCol w:w="1936"/>
        <w:gridCol w:w="1936"/>
        <w:gridCol w:w="2069"/>
      </w:tblGrid>
      <w:tr w:rsidR="00D26CC5" w14:paraId="34E15EDD" w14:textId="77777777" w:rsidTr="00D26CC5">
        <w:tc>
          <w:tcPr>
            <w:tcW w:w="2339" w:type="dxa"/>
          </w:tcPr>
          <w:p w14:paraId="4EB6BB9A" w14:textId="04FD41B4" w:rsidR="00D26CC5" w:rsidRPr="00D26CC5" w:rsidRDefault="00D26CC5">
            <w:pPr>
              <w:ind w:left="0" w:right="5" w:firstLine="0"/>
              <w:rPr>
                <w:b/>
                <w:bCs/>
                <w:i w:val="0"/>
                <w:iCs/>
                <w:color w:val="auto"/>
              </w:rPr>
            </w:pPr>
            <w:r>
              <w:rPr>
                <w:b/>
                <w:bCs/>
                <w:i w:val="0"/>
                <w:iCs/>
                <w:color w:val="auto"/>
              </w:rPr>
              <w:t>Scenario Names</w:t>
            </w:r>
          </w:p>
        </w:tc>
        <w:tc>
          <w:tcPr>
            <w:tcW w:w="2339" w:type="dxa"/>
          </w:tcPr>
          <w:p w14:paraId="5347DB0F" w14:textId="309A8D97" w:rsidR="00D26CC5" w:rsidRPr="00D26CC5" w:rsidRDefault="00D26CC5">
            <w:pPr>
              <w:ind w:left="0" w:right="5" w:firstLine="0"/>
              <w:rPr>
                <w:b/>
                <w:bCs/>
                <w:i w:val="0"/>
                <w:iCs/>
                <w:color w:val="auto"/>
              </w:rPr>
            </w:pPr>
            <w:r>
              <w:rPr>
                <w:b/>
                <w:bCs/>
                <w:i w:val="0"/>
                <w:iCs/>
                <w:color w:val="auto"/>
              </w:rPr>
              <w:t>Scenario Number</w:t>
            </w:r>
          </w:p>
        </w:tc>
        <w:tc>
          <w:tcPr>
            <w:tcW w:w="2339" w:type="dxa"/>
          </w:tcPr>
          <w:p w14:paraId="06ABBFAB" w14:textId="0EC6ADAE" w:rsidR="00D26CC5" w:rsidRPr="00D26CC5" w:rsidRDefault="00D26CC5">
            <w:pPr>
              <w:ind w:left="0" w:right="5" w:firstLine="0"/>
              <w:rPr>
                <w:b/>
                <w:bCs/>
                <w:i w:val="0"/>
                <w:iCs/>
                <w:color w:val="auto"/>
              </w:rPr>
            </w:pPr>
            <w:r>
              <w:rPr>
                <w:b/>
                <w:bCs/>
                <w:i w:val="0"/>
                <w:iCs/>
                <w:color w:val="auto"/>
              </w:rPr>
              <w:t>Next Scenario</w:t>
            </w:r>
          </w:p>
        </w:tc>
        <w:tc>
          <w:tcPr>
            <w:tcW w:w="2340" w:type="dxa"/>
          </w:tcPr>
          <w:p w14:paraId="05E4C835" w14:textId="561826A8" w:rsidR="00D26CC5" w:rsidRPr="00D26CC5" w:rsidRDefault="00D26CC5">
            <w:pPr>
              <w:ind w:left="0" w:right="5" w:firstLine="0"/>
              <w:rPr>
                <w:b/>
                <w:bCs/>
                <w:i w:val="0"/>
                <w:iCs/>
                <w:color w:val="auto"/>
              </w:rPr>
            </w:pPr>
            <w:r>
              <w:rPr>
                <w:b/>
                <w:bCs/>
                <w:i w:val="0"/>
                <w:iCs/>
                <w:color w:val="auto"/>
              </w:rPr>
              <w:t>External Actors</w:t>
            </w:r>
          </w:p>
        </w:tc>
      </w:tr>
      <w:tr w:rsidR="00D26CC5" w14:paraId="590E917C" w14:textId="77777777" w:rsidTr="00D26CC5">
        <w:tc>
          <w:tcPr>
            <w:tcW w:w="2339" w:type="dxa"/>
          </w:tcPr>
          <w:p w14:paraId="4501144F" w14:textId="2215C194" w:rsidR="00D26CC5" w:rsidRPr="00C41EB2" w:rsidRDefault="00D26CC5">
            <w:pPr>
              <w:ind w:left="0" w:right="5" w:firstLine="0"/>
              <w:rPr>
                <w:i w:val="0"/>
                <w:iCs/>
                <w:color w:val="auto"/>
              </w:rPr>
            </w:pPr>
            <w:r w:rsidRPr="00C41EB2">
              <w:rPr>
                <w:i w:val="0"/>
                <w:iCs/>
                <w:color w:val="auto"/>
              </w:rPr>
              <w:t>Overworld Scene</w:t>
            </w:r>
          </w:p>
        </w:tc>
        <w:tc>
          <w:tcPr>
            <w:tcW w:w="2339" w:type="dxa"/>
          </w:tcPr>
          <w:p w14:paraId="5574F43D" w14:textId="37B0109A" w:rsidR="00D26CC5" w:rsidRPr="00C41EB2" w:rsidRDefault="00D26CC5">
            <w:pPr>
              <w:ind w:left="0" w:right="5" w:firstLine="0"/>
              <w:rPr>
                <w:i w:val="0"/>
                <w:iCs/>
                <w:color w:val="auto"/>
              </w:rPr>
            </w:pPr>
            <w:r w:rsidRPr="00C41EB2">
              <w:rPr>
                <w:i w:val="0"/>
                <w:iCs/>
                <w:color w:val="auto"/>
              </w:rPr>
              <w:t>1</w:t>
            </w:r>
          </w:p>
        </w:tc>
        <w:tc>
          <w:tcPr>
            <w:tcW w:w="2339" w:type="dxa"/>
          </w:tcPr>
          <w:p w14:paraId="02CAA453" w14:textId="7879A282" w:rsidR="00D26CC5" w:rsidRPr="00C41EB2" w:rsidRDefault="00D26CC5">
            <w:pPr>
              <w:ind w:left="0" w:right="5" w:firstLine="0"/>
              <w:rPr>
                <w:i w:val="0"/>
                <w:iCs/>
                <w:color w:val="auto"/>
              </w:rPr>
            </w:pPr>
            <w:r w:rsidRPr="00C41EB2">
              <w:rPr>
                <w:i w:val="0"/>
                <w:iCs/>
                <w:color w:val="auto"/>
              </w:rPr>
              <w:t>2</w:t>
            </w:r>
          </w:p>
        </w:tc>
        <w:tc>
          <w:tcPr>
            <w:tcW w:w="2340" w:type="dxa"/>
          </w:tcPr>
          <w:p w14:paraId="330EC7AA" w14:textId="77777777" w:rsidR="00D26CC5" w:rsidRPr="00C41EB2" w:rsidRDefault="00D26CC5">
            <w:pPr>
              <w:ind w:left="0" w:right="5" w:firstLine="0"/>
              <w:rPr>
                <w:i w:val="0"/>
                <w:iCs/>
                <w:color w:val="auto"/>
              </w:rPr>
            </w:pPr>
          </w:p>
        </w:tc>
      </w:tr>
      <w:tr w:rsidR="00D26CC5" w14:paraId="2655AE4E" w14:textId="77777777" w:rsidTr="00D26CC5">
        <w:tc>
          <w:tcPr>
            <w:tcW w:w="2339" w:type="dxa"/>
          </w:tcPr>
          <w:p w14:paraId="1EF032E4" w14:textId="003A3C49" w:rsidR="00D26CC5" w:rsidRPr="00C41EB2" w:rsidRDefault="00D26CC5">
            <w:pPr>
              <w:ind w:left="0" w:right="5" w:firstLine="0"/>
              <w:rPr>
                <w:i w:val="0"/>
                <w:iCs/>
                <w:color w:val="auto"/>
              </w:rPr>
            </w:pPr>
            <w:r w:rsidRPr="00C41EB2">
              <w:rPr>
                <w:i w:val="0"/>
                <w:iCs/>
                <w:color w:val="auto"/>
              </w:rPr>
              <w:t>Minigames Scene</w:t>
            </w:r>
          </w:p>
        </w:tc>
        <w:tc>
          <w:tcPr>
            <w:tcW w:w="2339" w:type="dxa"/>
          </w:tcPr>
          <w:p w14:paraId="7FDD1D6E" w14:textId="55276953" w:rsidR="00D26CC5" w:rsidRPr="00C41EB2" w:rsidRDefault="00D26CC5">
            <w:pPr>
              <w:ind w:left="0" w:right="5" w:firstLine="0"/>
              <w:rPr>
                <w:i w:val="0"/>
                <w:iCs/>
                <w:color w:val="auto"/>
              </w:rPr>
            </w:pPr>
            <w:r w:rsidRPr="00C41EB2">
              <w:rPr>
                <w:i w:val="0"/>
                <w:iCs/>
                <w:color w:val="auto"/>
              </w:rPr>
              <w:t>2</w:t>
            </w:r>
          </w:p>
        </w:tc>
        <w:tc>
          <w:tcPr>
            <w:tcW w:w="2339" w:type="dxa"/>
          </w:tcPr>
          <w:p w14:paraId="60BF0589" w14:textId="6F3EA8B4" w:rsidR="00D26CC5" w:rsidRPr="00C41EB2" w:rsidRDefault="00D26CC5">
            <w:pPr>
              <w:ind w:left="0" w:right="5" w:firstLine="0"/>
              <w:rPr>
                <w:i w:val="0"/>
                <w:iCs/>
                <w:color w:val="auto"/>
              </w:rPr>
            </w:pPr>
            <w:r w:rsidRPr="00C41EB2">
              <w:rPr>
                <w:i w:val="0"/>
                <w:iCs/>
                <w:color w:val="auto"/>
              </w:rPr>
              <w:t>3</w:t>
            </w:r>
          </w:p>
        </w:tc>
        <w:tc>
          <w:tcPr>
            <w:tcW w:w="2340" w:type="dxa"/>
          </w:tcPr>
          <w:p w14:paraId="1B444D49" w14:textId="68F8C597" w:rsidR="00D26CC5" w:rsidRPr="00C41EB2" w:rsidRDefault="00C41EB2">
            <w:pPr>
              <w:ind w:left="0" w:right="5" w:firstLine="0"/>
              <w:rPr>
                <w:i w:val="0"/>
                <w:iCs/>
                <w:color w:val="auto"/>
              </w:rPr>
            </w:pPr>
            <w:r w:rsidRPr="00C41EB2">
              <w:rPr>
                <w:i w:val="0"/>
                <w:iCs/>
                <w:color w:val="auto"/>
              </w:rPr>
              <w:t>Conserv</w:t>
            </w:r>
            <w:r>
              <w:rPr>
                <w:i w:val="0"/>
                <w:iCs/>
                <w:color w:val="auto"/>
              </w:rPr>
              <w:t>atory Specialist</w:t>
            </w:r>
          </w:p>
        </w:tc>
      </w:tr>
      <w:tr w:rsidR="00D26CC5" w14:paraId="0281F079" w14:textId="77777777" w:rsidTr="00D26CC5">
        <w:tc>
          <w:tcPr>
            <w:tcW w:w="2339" w:type="dxa"/>
          </w:tcPr>
          <w:p w14:paraId="400CB66F" w14:textId="32789CCB" w:rsidR="00D26CC5" w:rsidRPr="00C41EB2" w:rsidRDefault="00C41EB2">
            <w:pPr>
              <w:ind w:left="0" w:right="5" w:firstLine="0"/>
              <w:rPr>
                <w:i w:val="0"/>
                <w:iCs/>
                <w:color w:val="auto"/>
              </w:rPr>
            </w:pPr>
            <w:r>
              <w:rPr>
                <w:i w:val="0"/>
                <w:iCs/>
                <w:color w:val="auto"/>
              </w:rPr>
              <w:t>Collection</w:t>
            </w:r>
            <w:r w:rsidR="00DD369B">
              <w:rPr>
                <w:i w:val="0"/>
                <w:iCs/>
                <w:color w:val="auto"/>
              </w:rPr>
              <w:t xml:space="preserve"> Scene</w:t>
            </w:r>
          </w:p>
        </w:tc>
        <w:tc>
          <w:tcPr>
            <w:tcW w:w="2339" w:type="dxa"/>
          </w:tcPr>
          <w:p w14:paraId="42BFA0D5" w14:textId="5823E9CB" w:rsidR="00D26CC5" w:rsidRPr="00C41EB2" w:rsidRDefault="00DD369B">
            <w:pPr>
              <w:ind w:left="0" w:right="5" w:firstLine="0"/>
              <w:rPr>
                <w:i w:val="0"/>
                <w:iCs/>
                <w:color w:val="auto"/>
              </w:rPr>
            </w:pPr>
            <w:r>
              <w:rPr>
                <w:i w:val="0"/>
                <w:iCs/>
                <w:color w:val="auto"/>
              </w:rPr>
              <w:t>3</w:t>
            </w:r>
          </w:p>
        </w:tc>
        <w:tc>
          <w:tcPr>
            <w:tcW w:w="2339" w:type="dxa"/>
          </w:tcPr>
          <w:p w14:paraId="4C89E36B" w14:textId="74CCE69C" w:rsidR="00D26CC5" w:rsidRPr="00C41EB2" w:rsidRDefault="00DD369B">
            <w:pPr>
              <w:ind w:left="0" w:right="5" w:firstLine="0"/>
              <w:rPr>
                <w:i w:val="0"/>
                <w:iCs/>
                <w:color w:val="auto"/>
              </w:rPr>
            </w:pPr>
            <w:r>
              <w:rPr>
                <w:i w:val="0"/>
                <w:iCs/>
                <w:color w:val="auto"/>
              </w:rPr>
              <w:t>4</w:t>
            </w:r>
          </w:p>
        </w:tc>
        <w:tc>
          <w:tcPr>
            <w:tcW w:w="2340" w:type="dxa"/>
          </w:tcPr>
          <w:p w14:paraId="077D7FA9" w14:textId="77777777" w:rsidR="00D26CC5" w:rsidRDefault="00DD369B">
            <w:pPr>
              <w:ind w:left="0" w:right="5" w:firstLine="0"/>
              <w:rPr>
                <w:i w:val="0"/>
                <w:iCs/>
                <w:color w:val="auto"/>
              </w:rPr>
            </w:pPr>
            <w:r>
              <w:rPr>
                <w:i w:val="0"/>
                <w:iCs/>
                <w:color w:val="auto"/>
              </w:rPr>
              <w:t>Conservatory</w:t>
            </w:r>
          </w:p>
          <w:p w14:paraId="60E66A1E" w14:textId="25F4CFA2" w:rsidR="00DD369B" w:rsidRPr="00C41EB2" w:rsidRDefault="00DD369B">
            <w:pPr>
              <w:ind w:left="0" w:right="5" w:firstLine="0"/>
              <w:rPr>
                <w:i w:val="0"/>
                <w:iCs/>
                <w:color w:val="auto"/>
              </w:rPr>
            </w:pPr>
            <w:r>
              <w:rPr>
                <w:i w:val="0"/>
                <w:iCs/>
                <w:color w:val="auto"/>
              </w:rPr>
              <w:t>Specialist</w:t>
            </w:r>
          </w:p>
        </w:tc>
      </w:tr>
      <w:tr w:rsidR="00D26CC5" w14:paraId="77F7E925" w14:textId="77777777" w:rsidTr="00D26CC5">
        <w:tc>
          <w:tcPr>
            <w:tcW w:w="2339" w:type="dxa"/>
          </w:tcPr>
          <w:p w14:paraId="4DF2F0D4" w14:textId="725F62F5" w:rsidR="00D26CC5" w:rsidRPr="00C41EB2" w:rsidRDefault="00DD369B">
            <w:pPr>
              <w:ind w:left="0" w:right="5" w:firstLine="0"/>
              <w:rPr>
                <w:i w:val="0"/>
                <w:iCs/>
                <w:color w:val="auto"/>
              </w:rPr>
            </w:pPr>
            <w:r>
              <w:rPr>
                <w:i w:val="0"/>
                <w:iCs/>
                <w:color w:val="auto"/>
              </w:rPr>
              <w:t>Login Scene</w:t>
            </w:r>
          </w:p>
        </w:tc>
        <w:tc>
          <w:tcPr>
            <w:tcW w:w="2339" w:type="dxa"/>
          </w:tcPr>
          <w:p w14:paraId="7C0DC88F" w14:textId="55F2DF1D" w:rsidR="00D26CC5" w:rsidRPr="00C41EB2" w:rsidRDefault="00DD369B">
            <w:pPr>
              <w:ind w:left="0" w:right="5" w:firstLine="0"/>
              <w:rPr>
                <w:i w:val="0"/>
                <w:iCs/>
                <w:color w:val="auto"/>
              </w:rPr>
            </w:pPr>
            <w:r>
              <w:rPr>
                <w:i w:val="0"/>
                <w:iCs/>
                <w:color w:val="auto"/>
              </w:rPr>
              <w:t>4</w:t>
            </w:r>
          </w:p>
        </w:tc>
        <w:tc>
          <w:tcPr>
            <w:tcW w:w="2339" w:type="dxa"/>
          </w:tcPr>
          <w:p w14:paraId="37D41B19" w14:textId="616645B5" w:rsidR="00D26CC5" w:rsidRPr="00C41EB2" w:rsidRDefault="00DD369B">
            <w:pPr>
              <w:ind w:left="0" w:right="5" w:firstLine="0"/>
              <w:rPr>
                <w:i w:val="0"/>
                <w:iCs/>
                <w:color w:val="auto"/>
              </w:rPr>
            </w:pPr>
            <w:r>
              <w:rPr>
                <w:i w:val="0"/>
                <w:iCs/>
                <w:color w:val="auto"/>
              </w:rPr>
              <w:t>1</w:t>
            </w:r>
          </w:p>
        </w:tc>
        <w:tc>
          <w:tcPr>
            <w:tcW w:w="2340" w:type="dxa"/>
          </w:tcPr>
          <w:p w14:paraId="5F205F61" w14:textId="77777777" w:rsidR="00D26CC5" w:rsidRPr="00C41EB2" w:rsidRDefault="00D26CC5">
            <w:pPr>
              <w:ind w:left="0" w:right="5" w:firstLine="0"/>
              <w:rPr>
                <w:i w:val="0"/>
                <w:iCs/>
                <w:color w:val="auto"/>
              </w:rPr>
            </w:pPr>
          </w:p>
        </w:tc>
      </w:tr>
    </w:tbl>
    <w:p w14:paraId="1993282C" w14:textId="77777777" w:rsidR="00D26CC5" w:rsidRDefault="00D26CC5">
      <w:pPr>
        <w:ind w:left="1076" w:right="5"/>
      </w:pPr>
    </w:p>
    <w:p w14:paraId="21FFA43C" w14:textId="77777777" w:rsidR="00045EC4" w:rsidRDefault="00396402">
      <w:pPr>
        <w:pStyle w:val="Heading4"/>
        <w:ind w:left="715"/>
      </w:pPr>
      <w:r>
        <w:lastRenderedPageBreak/>
        <w:t>4c</w:t>
      </w:r>
      <w:r>
        <w:rPr>
          <w:rFonts w:ascii="Arial" w:eastAsia="Arial" w:hAnsi="Arial" w:cs="Arial"/>
        </w:rPr>
        <w:t xml:space="preserve"> </w:t>
      </w:r>
      <w:r>
        <w:t xml:space="preserve">Individual Product Scenarios </w:t>
      </w:r>
    </w:p>
    <w:p w14:paraId="18894A44" w14:textId="05F61AC6" w:rsidR="00DD369B" w:rsidRPr="00082C99" w:rsidRDefault="00DD369B" w:rsidP="00DD369B">
      <w:pPr>
        <w:pStyle w:val="ListParagraph"/>
        <w:numPr>
          <w:ilvl w:val="0"/>
          <w:numId w:val="23"/>
        </w:numPr>
        <w:spacing w:after="214" w:line="265" w:lineRule="auto"/>
        <w:ind w:right="0"/>
        <w:rPr>
          <w:b/>
          <w:bCs/>
          <w:i w:val="0"/>
          <w:color w:val="000000"/>
        </w:rPr>
      </w:pPr>
      <w:r w:rsidRPr="00DD369B">
        <w:rPr>
          <w:b/>
          <w:bCs/>
          <w:i w:val="0"/>
          <w:color w:val="000000"/>
        </w:rPr>
        <w:t>Overworld Scene</w:t>
      </w:r>
      <w:r>
        <w:rPr>
          <w:i w:val="0"/>
          <w:color w:val="000000"/>
        </w:rPr>
        <w:t xml:space="preserve"> </w:t>
      </w:r>
      <w:r w:rsidR="001E6BE3">
        <w:rPr>
          <w:i w:val="0"/>
          <w:color w:val="000000"/>
        </w:rPr>
        <w:t xml:space="preserve">– </w:t>
      </w:r>
      <w:r w:rsidR="006B6DE7">
        <w:rPr>
          <w:i w:val="0"/>
          <w:color w:val="000000"/>
        </w:rPr>
        <w:t xml:space="preserve">Our user, Ryan, enters the conservatory with the app up and running, his location is displayed to him in the form of his real life location </w:t>
      </w:r>
      <w:r w:rsidR="00082C99">
        <w:rPr>
          <w:i w:val="0"/>
          <w:color w:val="000000"/>
        </w:rPr>
        <w:t xml:space="preserve">casted over a digital map on his phone. He gets to walk around in real life and encounter random events that trigger </w:t>
      </w:r>
      <w:r w:rsidR="009F0577">
        <w:rPr>
          <w:i w:val="0"/>
          <w:color w:val="000000"/>
        </w:rPr>
        <w:t>minigames.</w:t>
      </w:r>
      <w:r w:rsidR="00082C99">
        <w:rPr>
          <w:i w:val="0"/>
          <w:color w:val="000000"/>
        </w:rPr>
        <w:t xml:space="preserve"> </w:t>
      </w:r>
    </w:p>
    <w:p w14:paraId="047A3DC1" w14:textId="2288C05A" w:rsidR="001E6BE3" w:rsidRPr="001E6BE3" w:rsidRDefault="00082C99" w:rsidP="00DD369B">
      <w:pPr>
        <w:pStyle w:val="ListParagraph"/>
        <w:numPr>
          <w:ilvl w:val="0"/>
          <w:numId w:val="23"/>
        </w:numPr>
        <w:spacing w:after="214" w:line="265" w:lineRule="auto"/>
        <w:ind w:right="0"/>
        <w:rPr>
          <w:b/>
          <w:bCs/>
          <w:i w:val="0"/>
          <w:color w:val="000000"/>
        </w:rPr>
      </w:pPr>
      <w:r>
        <w:rPr>
          <w:b/>
          <w:bCs/>
          <w:i w:val="0"/>
          <w:color w:val="000000"/>
        </w:rPr>
        <w:t xml:space="preserve">Minigames Scene </w:t>
      </w:r>
      <w:r>
        <w:rPr>
          <w:i w:val="0"/>
          <w:color w:val="000000"/>
        </w:rPr>
        <w:t>– Ryan encounters a random event in the overworld, he taps it.</w:t>
      </w:r>
      <w:r w:rsidR="009F0577">
        <w:rPr>
          <w:i w:val="0"/>
          <w:color w:val="000000"/>
        </w:rPr>
        <w:t xml:space="preserve"> A randomly generated minigame is displayed to Ryan for him to complete. Depending on the results, he may be </w:t>
      </w:r>
      <w:r w:rsidR="001E6BE3">
        <w:rPr>
          <w:i w:val="0"/>
          <w:color w:val="000000"/>
        </w:rPr>
        <w:t>rewarded with an item for his collection.</w:t>
      </w:r>
    </w:p>
    <w:p w14:paraId="113B9A0A" w14:textId="58F28E95" w:rsidR="00082C99" w:rsidRPr="001E6BE3" w:rsidRDefault="001E6BE3" w:rsidP="00DD369B">
      <w:pPr>
        <w:pStyle w:val="ListParagraph"/>
        <w:numPr>
          <w:ilvl w:val="0"/>
          <w:numId w:val="23"/>
        </w:numPr>
        <w:spacing w:after="214" w:line="265" w:lineRule="auto"/>
        <w:ind w:right="0"/>
        <w:rPr>
          <w:b/>
          <w:bCs/>
          <w:i w:val="0"/>
          <w:color w:val="000000"/>
        </w:rPr>
      </w:pPr>
      <w:r>
        <w:rPr>
          <w:b/>
          <w:bCs/>
          <w:i w:val="0"/>
          <w:color w:val="000000"/>
        </w:rPr>
        <w:t>Collection Scene</w:t>
      </w:r>
      <w:r>
        <w:rPr>
          <w:i w:val="0"/>
          <w:color w:val="000000"/>
        </w:rPr>
        <w:t xml:space="preserve"> – Ryan, after successfully completing his minigame, enters his collection to view his newly acquired item.</w:t>
      </w:r>
    </w:p>
    <w:p w14:paraId="0DCEB1A9" w14:textId="770B07E8" w:rsidR="001E6BE3" w:rsidRPr="00DD369B" w:rsidRDefault="001E6BE3" w:rsidP="00DD369B">
      <w:pPr>
        <w:pStyle w:val="ListParagraph"/>
        <w:numPr>
          <w:ilvl w:val="0"/>
          <w:numId w:val="23"/>
        </w:numPr>
        <w:spacing w:after="214" w:line="265" w:lineRule="auto"/>
        <w:ind w:right="0"/>
        <w:rPr>
          <w:b/>
          <w:bCs/>
          <w:i w:val="0"/>
          <w:color w:val="000000"/>
        </w:rPr>
      </w:pPr>
      <w:r>
        <w:rPr>
          <w:b/>
          <w:bCs/>
          <w:i w:val="0"/>
          <w:color w:val="000000"/>
        </w:rPr>
        <w:t>Login Scene</w:t>
      </w:r>
      <w:r>
        <w:rPr>
          <w:i w:val="0"/>
          <w:color w:val="000000"/>
        </w:rPr>
        <w:t xml:space="preserve"> – Ryan, after seeing his newly acquired item, logs out for the day knowing that his data will be saved to his specific login so he may return and continue hunting for more rewards.</w:t>
      </w:r>
    </w:p>
    <w:p w14:paraId="50EBD409" w14:textId="77777777" w:rsidR="00045EC4" w:rsidRDefault="00396402">
      <w:pPr>
        <w:pStyle w:val="Heading3"/>
        <w:ind w:left="355"/>
      </w:pPr>
      <w:r>
        <w:t>5</w:t>
      </w:r>
      <w:r>
        <w:rPr>
          <w:rFonts w:ascii="Arial" w:eastAsia="Arial" w:hAnsi="Arial" w:cs="Arial"/>
        </w:rPr>
        <w:t xml:space="preserve"> </w:t>
      </w:r>
      <w:r>
        <w:t xml:space="preserve">Stakeholders  </w:t>
      </w:r>
    </w:p>
    <w:p w14:paraId="5B8FFDCF" w14:textId="77777777" w:rsidR="00045EC4" w:rsidRDefault="00396402">
      <w:pPr>
        <w:pStyle w:val="Heading4"/>
        <w:ind w:left="715"/>
      </w:pPr>
      <w:r>
        <w:t>5a</w:t>
      </w:r>
      <w:r>
        <w:rPr>
          <w:rFonts w:ascii="Arial" w:eastAsia="Arial" w:hAnsi="Arial" w:cs="Arial"/>
        </w:rPr>
        <w:t xml:space="preserve"> </w:t>
      </w:r>
      <w:r>
        <w:t xml:space="preserve">The Client  </w:t>
      </w:r>
    </w:p>
    <w:p w14:paraId="5264A8EF" w14:textId="357BD5C6" w:rsidR="008B3524" w:rsidRPr="008B3524" w:rsidRDefault="008B3524" w:rsidP="008B3524">
      <w:pPr>
        <w:pStyle w:val="ListParagraph"/>
        <w:numPr>
          <w:ilvl w:val="0"/>
          <w:numId w:val="25"/>
        </w:numPr>
        <w:spacing w:after="214" w:line="265" w:lineRule="auto"/>
        <w:ind w:right="0"/>
        <w:rPr>
          <w:i w:val="0"/>
          <w:color w:val="000000"/>
        </w:rPr>
      </w:pPr>
      <w:r>
        <w:rPr>
          <w:i w:val="0"/>
          <w:color w:val="000000"/>
        </w:rPr>
        <w:t>The</w:t>
      </w:r>
      <w:r w:rsidR="00ED5AD7">
        <w:rPr>
          <w:i w:val="0"/>
          <w:color w:val="000000"/>
        </w:rPr>
        <w:t xml:space="preserve"> </w:t>
      </w:r>
      <w:r w:rsidR="00ED5AD7" w:rsidRPr="00ED5AD7">
        <w:rPr>
          <w:i w:val="0"/>
          <w:color w:val="000000"/>
        </w:rPr>
        <w:t>Garfield Park Conservatory Alliance (GPCA)</w:t>
      </w:r>
      <w:r w:rsidR="00ED5AD7">
        <w:rPr>
          <w:i w:val="0"/>
          <w:color w:val="000000"/>
        </w:rPr>
        <w:t xml:space="preserve"> </w:t>
      </w:r>
      <w:r w:rsidR="00155E7F">
        <w:rPr>
          <w:i w:val="0"/>
          <w:color w:val="000000"/>
        </w:rPr>
        <w:t>would be the main benefactor for this application, as this would allow for a different avenue for repeat visitors, leading to a higher potential for donations. A monetization shop can also be introduced down the line, leading to even mo</w:t>
      </w:r>
      <w:r w:rsidR="00DB090A">
        <w:rPr>
          <w:i w:val="0"/>
          <w:color w:val="000000"/>
        </w:rPr>
        <w:t>re avenues for donations.</w:t>
      </w:r>
    </w:p>
    <w:p w14:paraId="66A59077" w14:textId="77777777" w:rsidR="00045EC4" w:rsidRDefault="00396402">
      <w:pPr>
        <w:pStyle w:val="Heading4"/>
        <w:ind w:left="715"/>
      </w:pPr>
      <w:r>
        <w:t>5b</w:t>
      </w:r>
      <w:r>
        <w:rPr>
          <w:rFonts w:ascii="Arial" w:eastAsia="Arial" w:hAnsi="Arial" w:cs="Arial"/>
        </w:rPr>
        <w:t xml:space="preserve"> </w:t>
      </w:r>
      <w:r>
        <w:t xml:space="preserve">The Customer </w:t>
      </w:r>
    </w:p>
    <w:p w14:paraId="74548C00" w14:textId="1CBD6B3D" w:rsidR="00045EC4" w:rsidRDefault="006F7B3B">
      <w:pPr>
        <w:spacing w:after="214" w:line="265" w:lineRule="auto"/>
        <w:ind w:left="1091" w:right="0"/>
        <w:rPr>
          <w:i w:val="0"/>
          <w:color w:val="000000"/>
        </w:rPr>
      </w:pPr>
      <w:r>
        <w:rPr>
          <w:i w:val="0"/>
          <w:color w:val="000000"/>
        </w:rPr>
        <w:t>Potential customers range from:</w:t>
      </w:r>
    </w:p>
    <w:p w14:paraId="1E829FFE" w14:textId="69F5D19E" w:rsidR="00DB090A" w:rsidRPr="00DB090A" w:rsidRDefault="00DB090A" w:rsidP="00DB090A">
      <w:pPr>
        <w:pStyle w:val="ListParagraph"/>
        <w:numPr>
          <w:ilvl w:val="0"/>
          <w:numId w:val="25"/>
        </w:numPr>
        <w:spacing w:after="214" w:line="265" w:lineRule="auto"/>
        <w:ind w:right="0"/>
        <w:rPr>
          <w:color w:val="auto"/>
        </w:rPr>
      </w:pPr>
      <w:r>
        <w:rPr>
          <w:i w:val="0"/>
          <w:iCs/>
          <w:color w:val="auto"/>
        </w:rPr>
        <w:t>Those who enjoy Augmented Reality style games</w:t>
      </w:r>
    </w:p>
    <w:p w14:paraId="00347404" w14:textId="0CE1B79A" w:rsidR="00DB090A" w:rsidRPr="006F7B3B" w:rsidRDefault="00DB090A" w:rsidP="00DB090A">
      <w:pPr>
        <w:pStyle w:val="ListParagraph"/>
        <w:numPr>
          <w:ilvl w:val="0"/>
          <w:numId w:val="25"/>
        </w:numPr>
        <w:spacing w:after="214" w:line="265" w:lineRule="auto"/>
        <w:ind w:right="0"/>
        <w:rPr>
          <w:color w:val="auto"/>
        </w:rPr>
      </w:pPr>
      <w:r>
        <w:rPr>
          <w:i w:val="0"/>
          <w:iCs/>
          <w:color w:val="auto"/>
        </w:rPr>
        <w:t xml:space="preserve">Those </w:t>
      </w:r>
      <w:r w:rsidR="006F7B3B">
        <w:rPr>
          <w:i w:val="0"/>
          <w:iCs/>
          <w:color w:val="auto"/>
        </w:rPr>
        <w:t>who enjoy learning about exotic species</w:t>
      </w:r>
    </w:p>
    <w:p w14:paraId="1483722C" w14:textId="2DC24BD3" w:rsidR="006F7B3B" w:rsidRPr="00DB090A" w:rsidRDefault="006F7B3B" w:rsidP="00DB090A">
      <w:pPr>
        <w:pStyle w:val="ListParagraph"/>
        <w:numPr>
          <w:ilvl w:val="0"/>
          <w:numId w:val="25"/>
        </w:numPr>
        <w:spacing w:after="214" w:line="265" w:lineRule="auto"/>
        <w:ind w:right="0"/>
        <w:rPr>
          <w:color w:val="auto"/>
        </w:rPr>
      </w:pPr>
      <w:r>
        <w:rPr>
          <w:i w:val="0"/>
          <w:iCs/>
          <w:color w:val="auto"/>
        </w:rPr>
        <w:t>Those who enjoy collectathon games</w:t>
      </w:r>
    </w:p>
    <w:p w14:paraId="6A8BC5DF" w14:textId="77777777" w:rsidR="00045EC4" w:rsidRDefault="00396402">
      <w:pPr>
        <w:pStyle w:val="Heading4"/>
        <w:ind w:left="715"/>
      </w:pPr>
      <w:r>
        <w:t>5c</w:t>
      </w:r>
      <w:r>
        <w:rPr>
          <w:rFonts w:ascii="Arial" w:eastAsia="Arial" w:hAnsi="Arial" w:cs="Arial"/>
        </w:rPr>
        <w:t xml:space="preserve"> </w:t>
      </w:r>
      <w:r>
        <w:t xml:space="preserve">Hands-On Users of the Product  </w:t>
      </w:r>
    </w:p>
    <w:p w14:paraId="63296650" w14:textId="03CA246B" w:rsidR="006F7B3B" w:rsidRDefault="006F7B3B">
      <w:pPr>
        <w:spacing w:after="214" w:line="265" w:lineRule="auto"/>
        <w:ind w:left="1091" w:right="0"/>
        <w:rPr>
          <w:i w:val="0"/>
          <w:color w:val="000000"/>
        </w:rPr>
      </w:pPr>
      <w:r>
        <w:rPr>
          <w:i w:val="0"/>
          <w:color w:val="000000"/>
        </w:rPr>
        <w:t>Hands-on Users of this product will most likely be:</w:t>
      </w:r>
    </w:p>
    <w:p w14:paraId="4C468649" w14:textId="6756604D" w:rsidR="006F7B3B" w:rsidRPr="006F7B3B" w:rsidRDefault="006F7B3B" w:rsidP="006F7B3B">
      <w:pPr>
        <w:pStyle w:val="ListParagraph"/>
        <w:numPr>
          <w:ilvl w:val="0"/>
          <w:numId w:val="25"/>
        </w:numPr>
        <w:spacing w:after="214" w:line="265" w:lineRule="auto"/>
        <w:ind w:right="0"/>
        <w:rPr>
          <w:color w:val="auto"/>
        </w:rPr>
      </w:pPr>
      <w:r>
        <w:rPr>
          <w:i w:val="0"/>
          <w:iCs/>
          <w:color w:val="auto"/>
        </w:rPr>
        <w:t>Conservatory visitors, ages range from children to elderly. It is necessary to have easy to understand UI elements and minigames that are widely accessible to all ages due to novice technology knowledge depending on the visitor.</w:t>
      </w:r>
    </w:p>
    <w:p w14:paraId="4C8DC898" w14:textId="09B7B253" w:rsidR="006F7B3B" w:rsidRPr="006F7B3B" w:rsidRDefault="006F7B3B" w:rsidP="006F7B3B">
      <w:pPr>
        <w:pStyle w:val="ListParagraph"/>
        <w:numPr>
          <w:ilvl w:val="0"/>
          <w:numId w:val="25"/>
        </w:numPr>
        <w:spacing w:after="214" w:line="265" w:lineRule="auto"/>
        <w:ind w:right="0"/>
        <w:rPr>
          <w:color w:val="auto"/>
        </w:rPr>
      </w:pPr>
      <w:r>
        <w:rPr>
          <w:i w:val="0"/>
          <w:iCs/>
          <w:color w:val="auto"/>
        </w:rPr>
        <w:t xml:space="preserve"> New and untrained Conservatory Employees. Assumption that this app can be used as training device as well, for employees to practice their trivia and learn new things they may not be learning on </w:t>
      </w:r>
      <w:r w:rsidR="004754B7">
        <w:rPr>
          <w:i w:val="0"/>
          <w:iCs/>
          <w:color w:val="auto"/>
        </w:rPr>
        <w:t xml:space="preserve">immediately. Assumption that if they </w:t>
      </w:r>
      <w:r w:rsidR="004754B7">
        <w:rPr>
          <w:i w:val="0"/>
          <w:iCs/>
          <w:color w:val="auto"/>
        </w:rPr>
        <w:lastRenderedPageBreak/>
        <w:t>are working for the conservatory then their technology prowess and intellect is at the bare minimum, high school level</w:t>
      </w:r>
    </w:p>
    <w:p w14:paraId="2D573F58" w14:textId="77777777" w:rsidR="00045EC4" w:rsidRDefault="00396402">
      <w:pPr>
        <w:pStyle w:val="Heading4"/>
        <w:ind w:left="715"/>
      </w:pPr>
      <w:r>
        <w:t>5d</w:t>
      </w:r>
      <w:r>
        <w:rPr>
          <w:rFonts w:ascii="Arial" w:eastAsia="Arial" w:hAnsi="Arial" w:cs="Arial"/>
        </w:rPr>
        <w:t xml:space="preserve"> </w:t>
      </w:r>
      <w:r>
        <w:t xml:space="preserve">Maintenance Users and Service Technicians </w:t>
      </w:r>
    </w:p>
    <w:p w14:paraId="651B35EB" w14:textId="39B0CA7D" w:rsidR="004754B7" w:rsidRDefault="004754B7">
      <w:pPr>
        <w:spacing w:after="214" w:line="265" w:lineRule="auto"/>
        <w:ind w:left="1091" w:right="0"/>
        <w:rPr>
          <w:b/>
          <w:bCs/>
          <w:i w:val="0"/>
          <w:color w:val="000000"/>
        </w:rPr>
      </w:pPr>
      <w:r>
        <w:rPr>
          <w:b/>
          <w:bCs/>
          <w:i w:val="0"/>
          <w:color w:val="000000"/>
        </w:rPr>
        <w:t>Maintenance users:</w:t>
      </w:r>
    </w:p>
    <w:p w14:paraId="0793FBC8" w14:textId="0FB5BC34" w:rsidR="004754B7" w:rsidRPr="004754B7" w:rsidRDefault="004754B7" w:rsidP="004754B7">
      <w:pPr>
        <w:pStyle w:val="ListParagraph"/>
        <w:numPr>
          <w:ilvl w:val="0"/>
          <w:numId w:val="26"/>
        </w:numPr>
        <w:spacing w:after="214" w:line="265" w:lineRule="auto"/>
        <w:ind w:right="0"/>
      </w:pPr>
      <w:r>
        <w:rPr>
          <w:i w:val="0"/>
          <w:iCs/>
          <w:color w:val="auto"/>
        </w:rPr>
        <w:t>Debugging Maintenance Users</w:t>
      </w:r>
    </w:p>
    <w:p w14:paraId="2E1C551C" w14:textId="7C7349CE" w:rsidR="004754B7" w:rsidRPr="004754B7" w:rsidRDefault="004754B7" w:rsidP="004754B7">
      <w:pPr>
        <w:pStyle w:val="ListParagraph"/>
        <w:numPr>
          <w:ilvl w:val="0"/>
          <w:numId w:val="27"/>
        </w:numPr>
        <w:spacing w:after="214" w:line="265" w:lineRule="auto"/>
        <w:ind w:right="0"/>
      </w:pPr>
      <w:r>
        <w:rPr>
          <w:i w:val="0"/>
          <w:iCs/>
          <w:color w:val="auto"/>
        </w:rPr>
        <w:t>These users will be tasked with debugging potential errors that may occur when updating the app with new content</w:t>
      </w:r>
    </w:p>
    <w:p w14:paraId="444E6A50" w14:textId="6ED1CF26" w:rsidR="004754B7" w:rsidRDefault="004754B7" w:rsidP="004754B7">
      <w:pPr>
        <w:pStyle w:val="ListParagraph"/>
        <w:numPr>
          <w:ilvl w:val="0"/>
          <w:numId w:val="26"/>
        </w:numPr>
        <w:spacing w:after="214" w:line="265" w:lineRule="auto"/>
        <w:ind w:right="0"/>
        <w:rPr>
          <w:i w:val="0"/>
          <w:iCs/>
          <w:color w:val="auto"/>
        </w:rPr>
      </w:pPr>
      <w:r>
        <w:rPr>
          <w:i w:val="0"/>
          <w:iCs/>
          <w:color w:val="auto"/>
        </w:rPr>
        <w:t>New Content Users</w:t>
      </w:r>
    </w:p>
    <w:p w14:paraId="45525791" w14:textId="71152648" w:rsidR="004754B7" w:rsidRPr="004754B7" w:rsidRDefault="004754B7" w:rsidP="004754B7">
      <w:pPr>
        <w:pStyle w:val="ListParagraph"/>
        <w:numPr>
          <w:ilvl w:val="0"/>
          <w:numId w:val="28"/>
        </w:numPr>
        <w:spacing w:after="214" w:line="265" w:lineRule="auto"/>
        <w:ind w:right="0"/>
        <w:rPr>
          <w:i w:val="0"/>
          <w:iCs/>
          <w:color w:val="auto"/>
        </w:rPr>
      </w:pPr>
      <w:r>
        <w:rPr>
          <w:i w:val="0"/>
          <w:iCs/>
          <w:color w:val="auto"/>
        </w:rPr>
        <w:t>These users will take client feedback and provide updates for the app in terms of new content (new minigames, different versions of displaying the overworld), and quality of life updates (easier to understand UI design)</w:t>
      </w:r>
    </w:p>
    <w:p w14:paraId="3979CA71" w14:textId="651443E9" w:rsidR="00045EC4" w:rsidRPr="00BC3839" w:rsidRDefault="00396402" w:rsidP="00BC3839">
      <w:pPr>
        <w:pStyle w:val="Heading4"/>
        <w:ind w:left="715"/>
      </w:pPr>
      <w:r>
        <w:t>5e</w:t>
      </w:r>
      <w:r>
        <w:rPr>
          <w:rFonts w:ascii="Arial" w:eastAsia="Arial" w:hAnsi="Arial" w:cs="Arial"/>
        </w:rPr>
        <w:t xml:space="preserve"> </w:t>
      </w:r>
      <w:r>
        <w:t xml:space="preserve">Other Stakeholders </w:t>
      </w:r>
    </w:p>
    <w:p w14:paraId="3A69BE59" w14:textId="639E74D1" w:rsidR="004754B7" w:rsidRDefault="004754B7">
      <w:pPr>
        <w:spacing w:after="214" w:line="265" w:lineRule="auto"/>
        <w:ind w:left="1091" w:right="0"/>
        <w:rPr>
          <w:i w:val="0"/>
          <w:color w:val="000000"/>
        </w:rPr>
      </w:pPr>
      <w:r>
        <w:rPr>
          <w:i w:val="0"/>
          <w:color w:val="000000"/>
        </w:rPr>
        <w:t>Potential Stakeholders may include:</w:t>
      </w:r>
    </w:p>
    <w:p w14:paraId="48F8149D" w14:textId="3EF94A92" w:rsidR="004754B7" w:rsidRPr="008C19AD" w:rsidRDefault="004754B7" w:rsidP="004754B7">
      <w:pPr>
        <w:pStyle w:val="ListParagraph"/>
        <w:numPr>
          <w:ilvl w:val="0"/>
          <w:numId w:val="25"/>
        </w:numPr>
        <w:spacing w:after="214" w:line="265" w:lineRule="auto"/>
        <w:ind w:right="0"/>
        <w:rPr>
          <w:color w:val="auto"/>
        </w:rPr>
      </w:pPr>
      <w:r>
        <w:rPr>
          <w:i w:val="0"/>
          <w:iCs/>
          <w:color w:val="auto"/>
        </w:rPr>
        <w:t xml:space="preserve">Conservatory Workers: the workers themselves may </w:t>
      </w:r>
      <w:r w:rsidR="008C19AD">
        <w:rPr>
          <w:i w:val="0"/>
          <w:iCs/>
          <w:color w:val="auto"/>
        </w:rPr>
        <w:t>be impacted</w:t>
      </w:r>
      <w:r>
        <w:rPr>
          <w:i w:val="0"/>
          <w:iCs/>
          <w:color w:val="auto"/>
        </w:rPr>
        <w:t xml:space="preserve"> both negatively and positively. This app as specified above, could be used to help train new employees, and also help guide guests through the conservatory with information they may not find out via the guides placed the</w:t>
      </w:r>
      <w:r w:rsidR="008C19AD">
        <w:rPr>
          <w:i w:val="0"/>
          <w:iCs/>
          <w:color w:val="auto"/>
        </w:rPr>
        <w:t>re. Yet, if the app does such a good job of guiding users, workers could be phased out entirely.</w:t>
      </w:r>
    </w:p>
    <w:p w14:paraId="53EA3CB5" w14:textId="1DC825AA" w:rsidR="008C19AD" w:rsidRPr="008C19AD" w:rsidRDefault="008C19AD" w:rsidP="004754B7">
      <w:pPr>
        <w:pStyle w:val="ListParagraph"/>
        <w:numPr>
          <w:ilvl w:val="0"/>
          <w:numId w:val="25"/>
        </w:numPr>
        <w:spacing w:after="214" w:line="265" w:lineRule="auto"/>
        <w:ind w:right="0"/>
        <w:rPr>
          <w:color w:val="auto"/>
        </w:rPr>
      </w:pPr>
      <w:r>
        <w:rPr>
          <w:i w:val="0"/>
          <w:iCs/>
          <w:color w:val="auto"/>
        </w:rPr>
        <w:t>Testers: With new content, there will need to be extensive testing concerning each and every new update. Testers would need to understand how to push the game to its limits in terms of not only minigames but also the overworld aspect of physically walking around the map. This would require not only extensive knowledge on programming to determine bugs in the UI/Minigames themselves, but also physical ability to walk around the area and mimic the true user experience.</w:t>
      </w:r>
    </w:p>
    <w:p w14:paraId="67794308" w14:textId="48C6CAE4" w:rsidR="008C19AD" w:rsidRPr="008C19AD" w:rsidRDefault="008C19AD" w:rsidP="004754B7">
      <w:pPr>
        <w:pStyle w:val="ListParagraph"/>
        <w:numPr>
          <w:ilvl w:val="0"/>
          <w:numId w:val="25"/>
        </w:numPr>
        <w:spacing w:after="214" w:line="265" w:lineRule="auto"/>
        <w:ind w:right="0"/>
        <w:rPr>
          <w:color w:val="auto"/>
        </w:rPr>
      </w:pPr>
      <w:r>
        <w:rPr>
          <w:i w:val="0"/>
          <w:iCs/>
          <w:color w:val="auto"/>
        </w:rPr>
        <w:t>Technology Experts: The use of technology cannot be understated in this project. Not every person has the same phone. Technology Experts must be tasked with ensuring that the app will be made available for all devices, regardless of being on IOS or Android.</w:t>
      </w:r>
    </w:p>
    <w:p w14:paraId="426455E4" w14:textId="58D116C8" w:rsidR="008C19AD" w:rsidRPr="00BC3839" w:rsidRDefault="008C19AD" w:rsidP="004754B7">
      <w:pPr>
        <w:pStyle w:val="ListParagraph"/>
        <w:numPr>
          <w:ilvl w:val="0"/>
          <w:numId w:val="25"/>
        </w:numPr>
        <w:spacing w:after="214" w:line="265" w:lineRule="auto"/>
        <w:ind w:right="0"/>
        <w:rPr>
          <w:color w:val="auto"/>
        </w:rPr>
      </w:pPr>
      <w:r>
        <w:rPr>
          <w:i w:val="0"/>
          <w:iCs/>
          <w:color w:val="auto"/>
        </w:rPr>
        <w:t>Usability Experts: For an app to be truly available for all, usability experts will need to work hand in hand with programmers to determine different how to approach a much broader user experience that has the ability to be played by anyone no matter the physical disability/impairment.</w:t>
      </w:r>
    </w:p>
    <w:p w14:paraId="215D09D1" w14:textId="4A97E4C0" w:rsidR="00BC3839" w:rsidRPr="004754B7" w:rsidRDefault="00BC3839" w:rsidP="004754B7">
      <w:pPr>
        <w:pStyle w:val="ListParagraph"/>
        <w:numPr>
          <w:ilvl w:val="0"/>
          <w:numId w:val="25"/>
        </w:numPr>
        <w:spacing w:after="214" w:line="265" w:lineRule="auto"/>
        <w:ind w:right="0"/>
        <w:rPr>
          <w:color w:val="auto"/>
        </w:rPr>
      </w:pPr>
      <w:r>
        <w:rPr>
          <w:i w:val="0"/>
          <w:iCs/>
          <w:color w:val="auto"/>
        </w:rPr>
        <w:t xml:space="preserve">Exotic Species Experts: This app is meant to help teach users about exotic plant species located in the conservatory, and around the world. If the data isn’t </w:t>
      </w:r>
      <w:r>
        <w:rPr>
          <w:i w:val="0"/>
          <w:iCs/>
          <w:color w:val="auto"/>
        </w:rPr>
        <w:lastRenderedPageBreak/>
        <w:t>accurate, it would fail to be a benefit to the conservatory and its guests. Exotic Species Experts must be on hand when creating rewards, trivia, and minigames in order to legitimize the content we wish to reward players with. Exotic Species Experts must also maintain a high degree of knowledge so that we ensure this knowledge is passed on to the user.</w:t>
      </w:r>
    </w:p>
    <w:p w14:paraId="1EC7F6DD" w14:textId="77777777" w:rsidR="00F421CF" w:rsidRDefault="00F421CF">
      <w:pPr>
        <w:pStyle w:val="Heading4"/>
        <w:ind w:left="715"/>
      </w:pPr>
    </w:p>
    <w:p w14:paraId="10583336" w14:textId="5D68F691" w:rsidR="00045EC4" w:rsidRDefault="00396402">
      <w:pPr>
        <w:pStyle w:val="Heading4"/>
        <w:ind w:left="715"/>
      </w:pPr>
      <w:r>
        <w:t>5f</w:t>
      </w:r>
      <w:r>
        <w:rPr>
          <w:rFonts w:ascii="Arial" w:eastAsia="Arial" w:hAnsi="Arial" w:cs="Arial"/>
        </w:rPr>
        <w:t xml:space="preserve"> </w:t>
      </w:r>
      <w:r>
        <w:t xml:space="preserve">User Participation </w:t>
      </w:r>
    </w:p>
    <w:p w14:paraId="5B936930" w14:textId="46E7F60A" w:rsidR="00BC3839" w:rsidRDefault="00791D69">
      <w:pPr>
        <w:spacing w:after="214" w:line="265" w:lineRule="auto"/>
        <w:ind w:left="1091" w:right="0"/>
      </w:pPr>
      <w:r>
        <w:rPr>
          <w:i w:val="0"/>
          <w:color w:val="000000"/>
        </w:rPr>
        <w:t>Users we be expected to attend weekly meetings where they will update the team on the completion of weekly objectives</w:t>
      </w:r>
      <w:r w:rsidR="00F421CF">
        <w:rPr>
          <w:i w:val="0"/>
          <w:color w:val="000000"/>
        </w:rPr>
        <w:t xml:space="preserve"> that pertain to content updates and bug fixes.</w:t>
      </w:r>
      <w:r>
        <w:rPr>
          <w:i w:val="0"/>
          <w:color w:val="000000"/>
        </w:rPr>
        <w:t xml:space="preserve"> </w:t>
      </w:r>
      <w:r w:rsidR="00F421CF">
        <w:rPr>
          <w:i w:val="0"/>
          <w:color w:val="000000"/>
        </w:rPr>
        <w:t>If potential app breaking bugs pop up, it is expected that all teams will work to fix these bugs immediately before anything else.</w:t>
      </w:r>
    </w:p>
    <w:p w14:paraId="69F19487" w14:textId="271813BD" w:rsidR="00045EC4" w:rsidRDefault="00396402">
      <w:pPr>
        <w:pStyle w:val="Heading4"/>
        <w:ind w:left="715"/>
      </w:pPr>
      <w:r>
        <w:t>5g</w:t>
      </w:r>
      <w:r>
        <w:rPr>
          <w:rFonts w:ascii="Arial" w:eastAsia="Arial" w:hAnsi="Arial" w:cs="Arial"/>
        </w:rPr>
        <w:t xml:space="preserve"> </w:t>
      </w:r>
      <w:r>
        <w:t xml:space="preserve">Priorities Assigned to Users </w:t>
      </w:r>
    </w:p>
    <w:p w14:paraId="36FE900A" w14:textId="4885EAE2" w:rsidR="00F421CF" w:rsidRDefault="00F421CF">
      <w:pPr>
        <w:ind w:left="1076" w:right="5"/>
        <w:rPr>
          <w:i w:val="0"/>
          <w:iCs/>
          <w:color w:val="auto"/>
        </w:rPr>
      </w:pPr>
      <w:r w:rsidRPr="003F0FBB">
        <w:rPr>
          <w:b/>
          <w:bCs/>
          <w:i w:val="0"/>
          <w:iCs/>
          <w:color w:val="auto"/>
        </w:rPr>
        <w:t>Key Users:</w:t>
      </w:r>
      <w:r>
        <w:rPr>
          <w:i w:val="0"/>
          <w:iCs/>
          <w:color w:val="auto"/>
        </w:rPr>
        <w:t xml:space="preserve"> </w:t>
      </w:r>
      <w:r w:rsidR="003F0FBB">
        <w:rPr>
          <w:i w:val="0"/>
          <w:iCs/>
          <w:color w:val="auto"/>
        </w:rPr>
        <w:t>Conservatory workers and the conservatory itself will take highest priority in terms of what is required. It will essentially become their tool to help visitors navigate exotic species, so they must have the highest priority in how that tool takes shape.</w:t>
      </w:r>
    </w:p>
    <w:p w14:paraId="420E5088" w14:textId="3AC71BA6" w:rsidR="00F421CF" w:rsidRDefault="00F421CF">
      <w:pPr>
        <w:ind w:left="1076" w:right="5"/>
        <w:rPr>
          <w:i w:val="0"/>
          <w:iCs/>
          <w:color w:val="auto"/>
        </w:rPr>
      </w:pPr>
      <w:r w:rsidRPr="003F0FBB">
        <w:rPr>
          <w:b/>
          <w:bCs/>
          <w:i w:val="0"/>
          <w:iCs/>
          <w:color w:val="auto"/>
        </w:rPr>
        <w:t>Secondary Users:</w:t>
      </w:r>
      <w:r w:rsidR="003F0FBB">
        <w:rPr>
          <w:i w:val="0"/>
          <w:iCs/>
          <w:color w:val="auto"/>
        </w:rPr>
        <w:t xml:space="preserve"> The visitors themselves, specifically repeat visitors, will be the 2</w:t>
      </w:r>
      <w:r w:rsidR="003F0FBB" w:rsidRPr="003F0FBB">
        <w:rPr>
          <w:i w:val="0"/>
          <w:iCs/>
          <w:color w:val="auto"/>
          <w:vertAlign w:val="superscript"/>
        </w:rPr>
        <w:t>nd</w:t>
      </w:r>
      <w:r w:rsidR="003F0FBB">
        <w:rPr>
          <w:i w:val="0"/>
          <w:iCs/>
          <w:color w:val="auto"/>
        </w:rPr>
        <w:t xml:space="preserve"> highest on the food chain, but since users may want things that exit the realm of what the product is meant to do, they cannot come before the key users. </w:t>
      </w:r>
    </w:p>
    <w:p w14:paraId="456BC383" w14:textId="52E24CC4" w:rsidR="003F0FBB" w:rsidRPr="003F0FBB" w:rsidRDefault="003F0FBB">
      <w:pPr>
        <w:ind w:left="1076" w:right="5"/>
        <w:rPr>
          <w:i w:val="0"/>
          <w:iCs/>
          <w:color w:val="auto"/>
        </w:rPr>
      </w:pPr>
      <w:r>
        <w:rPr>
          <w:b/>
          <w:bCs/>
          <w:i w:val="0"/>
          <w:iCs/>
          <w:color w:val="auto"/>
        </w:rPr>
        <w:t xml:space="preserve">Unimportant Users: </w:t>
      </w:r>
      <w:r>
        <w:rPr>
          <w:i w:val="0"/>
          <w:iCs/>
          <w:color w:val="auto"/>
        </w:rPr>
        <w:t>Non-visitors that download the app to try will have no priority in terms of what becomes requirements for the app. The whole point of the app is to stimulate visitation, so users that can’t meet that requirement won’t have a say in any requirement.</w:t>
      </w:r>
    </w:p>
    <w:p w14:paraId="164253C5" w14:textId="77777777" w:rsidR="00045EC4" w:rsidRDefault="00396402">
      <w:pPr>
        <w:pStyle w:val="Heading3"/>
        <w:ind w:left="355"/>
      </w:pPr>
      <w:r>
        <w:t>6</w:t>
      </w:r>
      <w:r>
        <w:rPr>
          <w:rFonts w:ascii="Arial" w:eastAsia="Arial" w:hAnsi="Arial" w:cs="Arial"/>
        </w:rPr>
        <w:t xml:space="preserve"> </w:t>
      </w:r>
      <w:r>
        <w:t xml:space="preserve">Mandated Constraints </w:t>
      </w:r>
    </w:p>
    <w:p w14:paraId="0B7809C1" w14:textId="77777777" w:rsidR="00045EC4" w:rsidRDefault="00396402">
      <w:pPr>
        <w:pStyle w:val="Heading4"/>
        <w:ind w:left="715"/>
      </w:pPr>
      <w:r>
        <w:t>6a</w:t>
      </w:r>
      <w:r>
        <w:rPr>
          <w:rFonts w:ascii="Arial" w:eastAsia="Arial" w:hAnsi="Arial" w:cs="Arial"/>
        </w:rPr>
        <w:t xml:space="preserve"> </w:t>
      </w:r>
      <w:r>
        <w:t xml:space="preserve">Solution Constraints  </w:t>
      </w:r>
    </w:p>
    <w:p w14:paraId="6B2388BA" w14:textId="012D8DD5" w:rsidR="00757123" w:rsidRDefault="00757123" w:rsidP="00757123">
      <w:pPr>
        <w:rPr>
          <w:i w:val="0"/>
          <w:iCs/>
          <w:color w:val="auto"/>
        </w:rPr>
      </w:pPr>
      <w:r w:rsidRPr="00757123">
        <w:rPr>
          <w:b/>
          <w:bCs/>
          <w:i w:val="0"/>
          <w:iCs/>
          <w:color w:val="auto"/>
          <w:u w:val="single"/>
        </w:rPr>
        <w:t>Constraint 1:</w:t>
      </w:r>
      <w:r>
        <w:rPr>
          <w:b/>
          <w:bCs/>
          <w:i w:val="0"/>
          <w:iCs/>
          <w:color w:val="auto"/>
          <w:u w:val="single"/>
        </w:rPr>
        <w:t xml:space="preserve"> </w:t>
      </w:r>
    </w:p>
    <w:p w14:paraId="5B8594CA" w14:textId="57F595A3" w:rsidR="00757123" w:rsidRDefault="00757123" w:rsidP="00757123">
      <w:pPr>
        <w:pStyle w:val="ListParagraph"/>
        <w:numPr>
          <w:ilvl w:val="0"/>
          <w:numId w:val="25"/>
        </w:numPr>
        <w:rPr>
          <w:i w:val="0"/>
          <w:iCs/>
          <w:color w:val="auto"/>
        </w:rPr>
      </w:pPr>
      <w:r>
        <w:rPr>
          <w:i w:val="0"/>
          <w:iCs/>
          <w:color w:val="auto"/>
        </w:rPr>
        <w:t>Description: This product will be available on mobile devices</w:t>
      </w:r>
    </w:p>
    <w:p w14:paraId="0D8BA982" w14:textId="4D31EA89" w:rsidR="00757123" w:rsidRDefault="00757123" w:rsidP="00757123">
      <w:pPr>
        <w:pStyle w:val="ListParagraph"/>
        <w:numPr>
          <w:ilvl w:val="0"/>
          <w:numId w:val="25"/>
        </w:numPr>
        <w:rPr>
          <w:i w:val="0"/>
          <w:iCs/>
          <w:color w:val="auto"/>
        </w:rPr>
      </w:pPr>
      <w:r>
        <w:rPr>
          <w:i w:val="0"/>
          <w:iCs/>
          <w:color w:val="auto"/>
        </w:rPr>
        <w:t xml:space="preserve">Rationale: The augmented reality style of game we are aiming for will require easy transportation methods in order to convey </w:t>
      </w:r>
      <w:r w:rsidR="00022CFE">
        <w:rPr>
          <w:i w:val="0"/>
          <w:iCs/>
          <w:color w:val="auto"/>
        </w:rPr>
        <w:t>the overworld style to the user. Mobile devices will allow users to walk around the map physically.</w:t>
      </w:r>
    </w:p>
    <w:p w14:paraId="77D0BB81" w14:textId="2440ED23" w:rsidR="00022CFE" w:rsidRDefault="00022CFE" w:rsidP="00757123">
      <w:pPr>
        <w:pStyle w:val="ListParagraph"/>
        <w:numPr>
          <w:ilvl w:val="0"/>
          <w:numId w:val="25"/>
        </w:numPr>
        <w:rPr>
          <w:i w:val="0"/>
          <w:iCs/>
          <w:color w:val="auto"/>
        </w:rPr>
      </w:pPr>
      <w:r>
        <w:rPr>
          <w:i w:val="0"/>
          <w:iCs/>
          <w:color w:val="auto"/>
        </w:rPr>
        <w:t>Fit Criterion: The product will be easily accessible via mobile devices, allowing all users to effectively participate as opposed to being constrained by bulkier technology such as desktop computers.</w:t>
      </w:r>
    </w:p>
    <w:p w14:paraId="5799F8E1" w14:textId="7C8E179A" w:rsidR="00022CFE" w:rsidRPr="00022CFE" w:rsidRDefault="00022CFE" w:rsidP="00022CFE">
      <w:pPr>
        <w:rPr>
          <w:b/>
          <w:bCs/>
          <w:i w:val="0"/>
          <w:iCs/>
          <w:color w:val="auto"/>
          <w:u w:val="single"/>
        </w:rPr>
      </w:pPr>
      <w:r w:rsidRPr="00022CFE">
        <w:rPr>
          <w:b/>
          <w:bCs/>
          <w:i w:val="0"/>
          <w:iCs/>
          <w:color w:val="auto"/>
          <w:u w:val="single"/>
        </w:rPr>
        <w:lastRenderedPageBreak/>
        <w:t>Constraint 2:</w:t>
      </w:r>
    </w:p>
    <w:p w14:paraId="2F93C0D3" w14:textId="4A78FD6A" w:rsidR="00022CFE" w:rsidRDefault="00022CFE" w:rsidP="00022CFE">
      <w:pPr>
        <w:pStyle w:val="ListParagraph"/>
        <w:numPr>
          <w:ilvl w:val="0"/>
          <w:numId w:val="25"/>
        </w:numPr>
        <w:rPr>
          <w:i w:val="0"/>
          <w:iCs/>
          <w:color w:val="auto"/>
        </w:rPr>
      </w:pPr>
      <w:r>
        <w:rPr>
          <w:i w:val="0"/>
          <w:iCs/>
          <w:color w:val="auto"/>
        </w:rPr>
        <w:t>Description: This product will be available on a mobile platforms (IOS, Android, etc)</w:t>
      </w:r>
    </w:p>
    <w:p w14:paraId="4A4AD5B3" w14:textId="3438068B" w:rsidR="00022CFE" w:rsidRDefault="00022CFE" w:rsidP="00022CFE">
      <w:pPr>
        <w:pStyle w:val="ListParagraph"/>
        <w:numPr>
          <w:ilvl w:val="0"/>
          <w:numId w:val="25"/>
        </w:numPr>
        <w:rPr>
          <w:i w:val="0"/>
          <w:iCs/>
          <w:color w:val="auto"/>
        </w:rPr>
      </w:pPr>
      <w:r>
        <w:rPr>
          <w:i w:val="0"/>
          <w:iCs/>
          <w:color w:val="auto"/>
        </w:rPr>
        <w:t xml:space="preserve">Rationale: If all </w:t>
      </w:r>
      <w:r w:rsidR="006D3807">
        <w:rPr>
          <w:i w:val="0"/>
          <w:iCs/>
          <w:color w:val="auto"/>
        </w:rPr>
        <w:t>mobile devices is a goal that must be achieved, then it is imperative that all mobile development platforms contain a version of the application</w:t>
      </w:r>
    </w:p>
    <w:p w14:paraId="4DBF9377" w14:textId="52F0894C" w:rsidR="006D3807" w:rsidRPr="00022CFE" w:rsidRDefault="006D3807" w:rsidP="00022CFE">
      <w:pPr>
        <w:pStyle w:val="ListParagraph"/>
        <w:numPr>
          <w:ilvl w:val="0"/>
          <w:numId w:val="25"/>
        </w:numPr>
        <w:rPr>
          <w:i w:val="0"/>
          <w:iCs/>
          <w:color w:val="auto"/>
        </w:rPr>
      </w:pPr>
      <w:r>
        <w:rPr>
          <w:i w:val="0"/>
          <w:iCs/>
          <w:color w:val="auto"/>
        </w:rPr>
        <w:t>Fit Criterion: The product will be available for all devices, not gating off certain financial brackets that may not be able to afford the newest hardware from the most well</w:t>
      </w:r>
      <w:r w:rsidR="001B6FA3">
        <w:rPr>
          <w:i w:val="0"/>
          <w:iCs/>
          <w:color w:val="auto"/>
        </w:rPr>
        <w:t>-</w:t>
      </w:r>
      <w:r>
        <w:rPr>
          <w:i w:val="0"/>
          <w:iCs/>
          <w:color w:val="auto"/>
        </w:rPr>
        <w:t>known brands</w:t>
      </w:r>
      <w:r w:rsidR="001B6FA3">
        <w:rPr>
          <w:i w:val="0"/>
          <w:iCs/>
          <w:color w:val="auto"/>
        </w:rPr>
        <w:t>.</w:t>
      </w:r>
    </w:p>
    <w:p w14:paraId="432263E8" w14:textId="77777777" w:rsidR="00045EC4" w:rsidRDefault="00396402">
      <w:pPr>
        <w:pStyle w:val="Heading4"/>
        <w:ind w:left="715"/>
      </w:pPr>
      <w:r>
        <w:t>6b</w:t>
      </w:r>
      <w:r>
        <w:rPr>
          <w:rFonts w:ascii="Arial" w:eastAsia="Arial" w:hAnsi="Arial" w:cs="Arial"/>
        </w:rPr>
        <w:t xml:space="preserve"> </w:t>
      </w:r>
      <w:r>
        <w:t xml:space="preserve">Implementation Environment of the Current System </w:t>
      </w:r>
    </w:p>
    <w:p w14:paraId="10B9DA1E" w14:textId="70D00F09" w:rsidR="006D3807" w:rsidRPr="001B6FA3" w:rsidRDefault="001B6FA3" w:rsidP="001B6FA3">
      <w:pPr>
        <w:spacing w:after="214" w:line="265" w:lineRule="auto"/>
        <w:ind w:left="1091" w:right="0"/>
        <w:rPr>
          <w:i w:val="0"/>
          <w:color w:val="000000"/>
        </w:rPr>
      </w:pPr>
      <w:r>
        <w:rPr>
          <w:i w:val="0"/>
          <w:color w:val="000000"/>
        </w:rPr>
        <w:t xml:space="preserve">Conservatory Catch will be developed for mobile platforms using Flutter Framework, this will ensure development for both operating systems used in mobile platforms. Phones will be used to gather location data and project users onto the digital space within the app. </w:t>
      </w:r>
    </w:p>
    <w:p w14:paraId="4475B529" w14:textId="020E4B4B" w:rsidR="00045EC4" w:rsidRPr="001B6FA3" w:rsidRDefault="00396402" w:rsidP="001B6FA3">
      <w:pPr>
        <w:pStyle w:val="Heading4"/>
        <w:ind w:left="715"/>
      </w:pPr>
      <w:r>
        <w:t>6c</w:t>
      </w:r>
      <w:r>
        <w:rPr>
          <w:rFonts w:ascii="Arial" w:eastAsia="Arial" w:hAnsi="Arial" w:cs="Arial"/>
        </w:rPr>
        <w:t xml:space="preserve"> </w:t>
      </w:r>
      <w:r>
        <w:t xml:space="preserve">Partner or Collaborative Applications </w:t>
      </w:r>
    </w:p>
    <w:p w14:paraId="6BF7DDF2" w14:textId="1DA0658D" w:rsidR="001B6FA3" w:rsidRDefault="001B6FA3">
      <w:pPr>
        <w:spacing w:after="214" w:line="265" w:lineRule="auto"/>
        <w:ind w:left="1091" w:right="0"/>
      </w:pPr>
      <w:r>
        <w:rPr>
          <w:i w:val="0"/>
          <w:color w:val="000000"/>
        </w:rPr>
        <w:t xml:space="preserve">Conservatory </w:t>
      </w:r>
      <w:r w:rsidR="002D5CB7">
        <w:rPr>
          <w:i w:val="0"/>
          <w:color w:val="000000"/>
        </w:rPr>
        <w:t>Catch,</w:t>
      </w:r>
      <w:r>
        <w:rPr>
          <w:i w:val="0"/>
          <w:color w:val="000000"/>
        </w:rPr>
        <w:t xml:space="preserve"> as stated in 6b, will be developed using Flutter Framework as it’s primary coding software. Weekly meetings as explained in section 5f, will use Microsoft Office products to present </w:t>
      </w:r>
      <w:r w:rsidR="002D5CB7">
        <w:rPr>
          <w:i w:val="0"/>
          <w:color w:val="000000"/>
        </w:rPr>
        <w:t>data, such as Word for word documents, and PowerPoint for presentations.</w:t>
      </w:r>
    </w:p>
    <w:p w14:paraId="72B3C101" w14:textId="77777777" w:rsidR="00045EC4" w:rsidRDefault="00396402">
      <w:pPr>
        <w:pStyle w:val="Heading4"/>
        <w:ind w:left="715"/>
      </w:pPr>
      <w:r>
        <w:t>6d</w:t>
      </w:r>
      <w:r>
        <w:rPr>
          <w:rFonts w:ascii="Arial" w:eastAsia="Arial" w:hAnsi="Arial" w:cs="Arial"/>
        </w:rPr>
        <w:t xml:space="preserve"> </w:t>
      </w:r>
      <w:r>
        <w:t xml:space="preserve">Off-the-Shelf Software </w:t>
      </w:r>
    </w:p>
    <w:p w14:paraId="7EBDC94B" w14:textId="6C53DF46" w:rsidR="002D5CB7" w:rsidRDefault="002D5CB7">
      <w:pPr>
        <w:spacing w:after="214" w:line="265" w:lineRule="auto"/>
        <w:ind w:left="1091" w:right="0"/>
      </w:pPr>
      <w:r>
        <w:rPr>
          <w:i w:val="0"/>
          <w:color w:val="000000"/>
        </w:rPr>
        <w:t>Flutter Framework</w:t>
      </w:r>
      <w:r w:rsidR="00461F9F">
        <w:rPr>
          <w:i w:val="0"/>
          <w:color w:val="000000"/>
        </w:rPr>
        <w:t xml:space="preserve"> by Google</w:t>
      </w:r>
      <w:r>
        <w:rPr>
          <w:i w:val="0"/>
          <w:color w:val="000000"/>
        </w:rPr>
        <w:t xml:space="preserve"> will </w:t>
      </w:r>
      <w:r w:rsidR="00461F9F">
        <w:rPr>
          <w:i w:val="0"/>
          <w:color w:val="000000"/>
        </w:rPr>
        <w:t xml:space="preserve">be an External COTS software used to develop the app. </w:t>
      </w:r>
    </w:p>
    <w:p w14:paraId="64611453" w14:textId="77777777" w:rsidR="00045EC4" w:rsidRDefault="00396402">
      <w:pPr>
        <w:pStyle w:val="Heading4"/>
        <w:ind w:left="715"/>
      </w:pPr>
      <w:r>
        <w:t>6e</w:t>
      </w:r>
      <w:r>
        <w:rPr>
          <w:rFonts w:ascii="Arial" w:eastAsia="Arial" w:hAnsi="Arial" w:cs="Arial"/>
        </w:rPr>
        <w:t xml:space="preserve"> </w:t>
      </w:r>
      <w:r>
        <w:t xml:space="preserve">Anticipated Workplace Environment </w:t>
      </w:r>
    </w:p>
    <w:p w14:paraId="47573404" w14:textId="22ED88A8" w:rsidR="00461F9F" w:rsidRDefault="00461F9F">
      <w:pPr>
        <w:spacing w:after="214" w:line="265" w:lineRule="auto"/>
        <w:ind w:left="1091" w:right="0"/>
        <w:rPr>
          <w:i w:val="0"/>
          <w:color w:val="000000"/>
        </w:rPr>
      </w:pPr>
      <w:r>
        <w:rPr>
          <w:i w:val="0"/>
          <w:color w:val="000000"/>
        </w:rPr>
        <w:t>The product will be developed as a mobile app so the main environment will be a phone app, used in the conservatory.</w:t>
      </w:r>
    </w:p>
    <w:p w14:paraId="58EDB631" w14:textId="18796A06" w:rsidR="00461F9F" w:rsidRDefault="00461F9F">
      <w:pPr>
        <w:spacing w:after="214" w:line="265" w:lineRule="auto"/>
        <w:ind w:left="1091" w:right="0"/>
        <w:rPr>
          <w:i w:val="0"/>
          <w:color w:val="000000"/>
        </w:rPr>
      </w:pPr>
      <w:r>
        <w:rPr>
          <w:i w:val="0"/>
          <w:color w:val="000000"/>
        </w:rPr>
        <w:t>The workplace can be noisy at times, depending on how many visitors show up on a given day, so audible based minigames may not work as well depending on the atmosphere that day.</w:t>
      </w:r>
    </w:p>
    <w:p w14:paraId="63A2365E" w14:textId="12918F68" w:rsidR="00461F9F" w:rsidRDefault="00461F9F">
      <w:pPr>
        <w:spacing w:after="214" w:line="265" w:lineRule="auto"/>
        <w:ind w:left="1091" w:right="0"/>
      </w:pPr>
      <w:r>
        <w:rPr>
          <w:i w:val="0"/>
          <w:color w:val="000000"/>
        </w:rPr>
        <w:t>The user will be navigating a potentially congested environment so there must be steps implemented to maintain ensure events don’t spawn in specifics areas that are dangerous to enter or causes potential health concerns by multiple users piling up to access said event.</w:t>
      </w:r>
    </w:p>
    <w:p w14:paraId="6235BCCE" w14:textId="77777777" w:rsidR="00045EC4" w:rsidRDefault="00396402">
      <w:pPr>
        <w:pStyle w:val="Heading4"/>
        <w:ind w:left="715"/>
      </w:pPr>
      <w:r>
        <w:lastRenderedPageBreak/>
        <w:t>6f</w:t>
      </w:r>
      <w:r>
        <w:rPr>
          <w:rFonts w:ascii="Arial" w:eastAsia="Arial" w:hAnsi="Arial" w:cs="Arial"/>
        </w:rPr>
        <w:t xml:space="preserve"> </w:t>
      </w:r>
      <w:r>
        <w:t xml:space="preserve">Schedule Constraints  </w:t>
      </w:r>
    </w:p>
    <w:p w14:paraId="6A8E7327" w14:textId="287D3F96" w:rsidR="00130B87" w:rsidRDefault="00130B87">
      <w:pPr>
        <w:spacing w:after="214" w:line="265" w:lineRule="auto"/>
        <w:ind w:left="1091" w:right="0"/>
      </w:pPr>
      <w:r>
        <w:rPr>
          <w:i w:val="0"/>
          <w:color w:val="000000"/>
        </w:rPr>
        <w:t xml:space="preserve">Product development should expect to take 3 years, with rigorous testing and client feedback, this deadline would allow for time to ensure maximum device reach, allowing the client to encourage the maximum amount of visitor retention. Monetization aspects should be expected to be implemented 6 months after launch, after a player base can be nurtured and donations for the client can begin to be </w:t>
      </w:r>
      <w:r w:rsidR="00AE6545">
        <w:rPr>
          <w:i w:val="0"/>
          <w:color w:val="000000"/>
        </w:rPr>
        <w:t>collected digitally.</w:t>
      </w:r>
      <w:r>
        <w:rPr>
          <w:i w:val="0"/>
          <w:color w:val="000000"/>
        </w:rPr>
        <w:t xml:space="preserve"> </w:t>
      </w:r>
    </w:p>
    <w:p w14:paraId="0A9A2EE3" w14:textId="77777777" w:rsidR="00045EC4" w:rsidRDefault="00396402">
      <w:pPr>
        <w:pStyle w:val="Heading4"/>
        <w:ind w:left="715"/>
      </w:pPr>
      <w:r>
        <w:t>6g</w:t>
      </w:r>
      <w:r>
        <w:rPr>
          <w:rFonts w:ascii="Arial" w:eastAsia="Arial" w:hAnsi="Arial" w:cs="Arial"/>
        </w:rPr>
        <w:t xml:space="preserve"> </w:t>
      </w:r>
      <w:r>
        <w:t xml:space="preserve">Budget Constraints </w:t>
      </w:r>
    </w:p>
    <w:p w14:paraId="70BCB0E4" w14:textId="74AC1677" w:rsidR="00AE6545" w:rsidRDefault="00AE6545">
      <w:pPr>
        <w:spacing w:after="214" w:line="265" w:lineRule="auto"/>
        <w:ind w:left="1091" w:right="0"/>
      </w:pPr>
      <w:r>
        <w:rPr>
          <w:i w:val="0"/>
          <w:color w:val="000000"/>
        </w:rPr>
        <w:t>This product is expected to be rather low budget in terms of game development. Considering the fact that this is being made for a non-profit organization, it shouldn’t be expected to have hundreds of millions of dollars at disposal. At most, the budget would be estimated to be around 4 million dollars, covering expenses of the development team, and required testing.</w:t>
      </w:r>
    </w:p>
    <w:p w14:paraId="1F4E9371" w14:textId="77777777" w:rsidR="00045EC4" w:rsidRDefault="00396402">
      <w:pPr>
        <w:pStyle w:val="Heading3"/>
        <w:ind w:left="355"/>
      </w:pPr>
      <w:r>
        <w:t>7</w:t>
      </w:r>
      <w:r>
        <w:rPr>
          <w:rFonts w:ascii="Arial" w:eastAsia="Arial" w:hAnsi="Arial" w:cs="Arial"/>
        </w:rPr>
        <w:t xml:space="preserve"> </w:t>
      </w:r>
      <w:r>
        <w:t xml:space="preserve">Naming Conventions and Definitions </w:t>
      </w:r>
    </w:p>
    <w:p w14:paraId="216B17B9" w14:textId="77777777" w:rsidR="00045EC4" w:rsidRDefault="00396402">
      <w:pPr>
        <w:pStyle w:val="Heading4"/>
        <w:ind w:left="715"/>
      </w:pPr>
      <w:r>
        <w:t>7a</w:t>
      </w:r>
      <w:r>
        <w:rPr>
          <w:rFonts w:ascii="Arial" w:eastAsia="Arial" w:hAnsi="Arial" w:cs="Arial"/>
        </w:rPr>
        <w:t xml:space="preserve"> </w:t>
      </w:r>
      <w:r>
        <w:t xml:space="preserve">Definitions of Key Terms </w:t>
      </w:r>
    </w:p>
    <w:p w14:paraId="43501E87" w14:textId="36F8C947" w:rsidR="00AE6545" w:rsidRPr="00AE6545" w:rsidRDefault="00AE6545" w:rsidP="00AE6545">
      <w:pPr>
        <w:spacing w:after="214" w:line="265" w:lineRule="auto"/>
        <w:ind w:left="1091" w:right="0"/>
        <w:jc w:val="center"/>
        <w:rPr>
          <w:i w:val="0"/>
          <w:color w:val="000000"/>
        </w:rPr>
      </w:pPr>
      <w:r>
        <w:rPr>
          <w:b/>
          <w:bCs/>
          <w:i w:val="0"/>
          <w:color w:val="000000"/>
        </w:rPr>
        <w:t>Game Mechanics Keywords</w:t>
      </w:r>
    </w:p>
    <w:p w14:paraId="1636A9F2" w14:textId="79036BE9" w:rsidR="00AE6545" w:rsidRDefault="00AE6545">
      <w:pPr>
        <w:spacing w:after="214" w:line="265" w:lineRule="auto"/>
        <w:ind w:left="1091" w:right="0"/>
        <w:rPr>
          <w:i w:val="0"/>
          <w:color w:val="000000"/>
        </w:rPr>
      </w:pPr>
      <w:r>
        <w:rPr>
          <w:i w:val="0"/>
          <w:color w:val="000000"/>
          <w:u w:val="single"/>
        </w:rPr>
        <w:t>Overworld:</w:t>
      </w:r>
      <w:r>
        <w:rPr>
          <w:i w:val="0"/>
          <w:color w:val="000000"/>
        </w:rPr>
        <w:t xml:space="preserve"> This will be the digital representation of the users physical location in the real world. Here the user will be able to interact with other elements of the game</w:t>
      </w:r>
    </w:p>
    <w:p w14:paraId="74F9F2DB" w14:textId="322EDB23" w:rsidR="00AE6545" w:rsidRDefault="00AE6545">
      <w:pPr>
        <w:spacing w:after="214" w:line="265" w:lineRule="auto"/>
        <w:ind w:left="1091" w:right="0"/>
        <w:rPr>
          <w:i w:val="0"/>
          <w:color w:val="000000"/>
        </w:rPr>
      </w:pPr>
      <w:r>
        <w:rPr>
          <w:i w:val="0"/>
          <w:color w:val="000000"/>
          <w:u w:val="single"/>
        </w:rPr>
        <w:t>Events:</w:t>
      </w:r>
      <w:r>
        <w:rPr>
          <w:i w:val="0"/>
          <w:color w:val="000000"/>
        </w:rPr>
        <w:t xml:space="preserve"> randomly appearing events will populate the overworld, allowing users to initiate different minigames</w:t>
      </w:r>
    </w:p>
    <w:p w14:paraId="44A9499B" w14:textId="2D7987C4" w:rsidR="002C73D6" w:rsidRDefault="00911517" w:rsidP="002C73D6">
      <w:pPr>
        <w:spacing w:after="214" w:line="265" w:lineRule="auto"/>
        <w:ind w:left="1091" w:right="0"/>
        <w:rPr>
          <w:i w:val="0"/>
          <w:iCs/>
          <w:color w:val="auto"/>
        </w:rPr>
      </w:pPr>
      <w:r>
        <w:rPr>
          <w:i w:val="0"/>
          <w:color w:val="000000"/>
          <w:u w:val="single"/>
        </w:rPr>
        <w:t>Minigames:</w:t>
      </w:r>
      <w:r>
        <w:t xml:space="preserve"> </w:t>
      </w:r>
      <w:r>
        <w:rPr>
          <w:i w:val="0"/>
          <w:iCs/>
          <w:color w:val="auto"/>
        </w:rPr>
        <w:t>randomly generated sets of games, ranging from encounters to trivia</w:t>
      </w:r>
    </w:p>
    <w:p w14:paraId="12E4E16E" w14:textId="56B5C950" w:rsidR="00911517" w:rsidRDefault="00911517" w:rsidP="00911517">
      <w:pPr>
        <w:spacing w:after="214" w:line="265" w:lineRule="auto"/>
        <w:ind w:left="1091" w:right="0"/>
        <w:jc w:val="center"/>
        <w:rPr>
          <w:b/>
          <w:bCs/>
          <w:i w:val="0"/>
          <w:color w:val="000000"/>
        </w:rPr>
      </w:pPr>
      <w:r>
        <w:rPr>
          <w:b/>
          <w:bCs/>
          <w:i w:val="0"/>
          <w:color w:val="000000"/>
        </w:rPr>
        <w:t>Minigame Keywords</w:t>
      </w:r>
    </w:p>
    <w:p w14:paraId="5DBA4F63" w14:textId="0463D72A" w:rsidR="00911517" w:rsidRDefault="00911517" w:rsidP="00911517">
      <w:pPr>
        <w:spacing w:after="214" w:line="265" w:lineRule="auto"/>
        <w:ind w:left="1091" w:right="0"/>
        <w:rPr>
          <w:i w:val="0"/>
          <w:color w:val="000000"/>
        </w:rPr>
      </w:pPr>
      <w:r>
        <w:rPr>
          <w:i w:val="0"/>
          <w:color w:val="000000"/>
          <w:u w:val="single"/>
        </w:rPr>
        <w:t>Encounters:</w:t>
      </w:r>
      <w:r>
        <w:rPr>
          <w:i w:val="0"/>
          <w:color w:val="000000"/>
        </w:rPr>
        <w:t xml:space="preserve"> two types of encounters will be used within minigames, one being a battle encounter, the other being a capture encounter</w:t>
      </w:r>
    </w:p>
    <w:p w14:paraId="77D80B6A" w14:textId="363AD02E" w:rsidR="002C73D6" w:rsidRDefault="00911517" w:rsidP="002C73D6">
      <w:pPr>
        <w:spacing w:after="214" w:line="265" w:lineRule="auto"/>
        <w:ind w:left="1091" w:right="0"/>
        <w:rPr>
          <w:i w:val="0"/>
          <w:color w:val="000000"/>
        </w:rPr>
      </w:pPr>
      <w:r>
        <w:rPr>
          <w:i w:val="0"/>
          <w:color w:val="000000"/>
          <w:u w:val="single"/>
        </w:rPr>
        <w:t>Species:</w:t>
      </w:r>
      <w:r>
        <w:rPr>
          <w:i w:val="0"/>
          <w:color w:val="000000"/>
        </w:rPr>
        <w:t xml:space="preserve"> species will be the primary </w:t>
      </w:r>
      <w:r w:rsidR="002C73D6">
        <w:rPr>
          <w:i w:val="0"/>
          <w:color w:val="000000"/>
        </w:rPr>
        <w:t>focus of all trivia and encounters. These will be exotic plant species that users can see/learn about at the conservatory.</w:t>
      </w:r>
    </w:p>
    <w:p w14:paraId="32960BD3" w14:textId="2A5A367B" w:rsidR="002C73D6" w:rsidRPr="002C73D6" w:rsidRDefault="002C73D6" w:rsidP="002C73D6">
      <w:pPr>
        <w:spacing w:after="214" w:line="265" w:lineRule="auto"/>
        <w:ind w:left="1091" w:right="0"/>
        <w:rPr>
          <w:i w:val="0"/>
          <w:color w:val="000000"/>
        </w:rPr>
      </w:pPr>
      <w:r>
        <w:rPr>
          <w:i w:val="0"/>
          <w:color w:val="000000"/>
          <w:u w:val="single"/>
        </w:rPr>
        <w:t xml:space="preserve">Trivia: </w:t>
      </w:r>
      <w:r>
        <w:rPr>
          <w:i w:val="0"/>
          <w:color w:val="000000"/>
        </w:rPr>
        <w:t>not just any trivia will be displayed in minigames. This trivia must pertain to the exotic species the player encounters in the overworld events.</w:t>
      </w:r>
    </w:p>
    <w:p w14:paraId="67A83597" w14:textId="77777777" w:rsidR="00911517" w:rsidRPr="00911517" w:rsidRDefault="00911517" w:rsidP="00911517">
      <w:pPr>
        <w:spacing w:after="214" w:line="265" w:lineRule="auto"/>
        <w:ind w:left="1091" w:right="0"/>
        <w:rPr>
          <w:i w:val="0"/>
          <w:color w:val="auto"/>
          <w:u w:val="single"/>
        </w:rPr>
      </w:pPr>
    </w:p>
    <w:p w14:paraId="6D9014C7" w14:textId="77777777" w:rsidR="00045EC4" w:rsidRDefault="00396402">
      <w:pPr>
        <w:pStyle w:val="Heading4"/>
        <w:ind w:left="715"/>
      </w:pPr>
      <w:r>
        <w:lastRenderedPageBreak/>
        <w:t>7b</w:t>
      </w:r>
      <w:r>
        <w:rPr>
          <w:rFonts w:ascii="Arial" w:eastAsia="Arial" w:hAnsi="Arial" w:cs="Arial"/>
        </w:rPr>
        <w:t xml:space="preserve"> </w:t>
      </w:r>
      <w:r>
        <w:t xml:space="preserve">UML and Other Notation Used in This Document </w:t>
      </w:r>
    </w:p>
    <w:p w14:paraId="648E02E3" w14:textId="6E5B1A9B" w:rsidR="002C73D6" w:rsidRPr="002C73D6" w:rsidRDefault="002C73D6" w:rsidP="002C73D6">
      <w:pPr>
        <w:ind w:left="1076" w:right="5"/>
        <w:rPr>
          <w:i w:val="0"/>
          <w:iCs/>
          <w:color w:val="auto"/>
        </w:rPr>
      </w:pPr>
      <w:r w:rsidRPr="002C73D6">
        <w:rPr>
          <w:i w:val="0"/>
          <w:iCs/>
          <w:color w:val="auto"/>
        </w:rPr>
        <w:t>This document generally follows the Version 2.0 OMG UML standard, as described by Fowler</w:t>
      </w:r>
      <w:r>
        <w:rPr>
          <w:i w:val="0"/>
          <w:iCs/>
          <w:color w:val="auto"/>
        </w:rPr>
        <w:t xml:space="preserve"> in </w:t>
      </w:r>
      <w:r w:rsidRPr="002C73D6">
        <w:rPr>
          <w:i w:val="0"/>
          <w:iCs/>
          <w:color w:val="auto"/>
        </w:rPr>
        <w:t>"UML Distilled, 3rd Edition"</w:t>
      </w:r>
      <w:r w:rsidR="00175F51">
        <w:rPr>
          <w:i w:val="0"/>
          <w:iCs/>
          <w:color w:val="auto"/>
        </w:rPr>
        <w:t>[4]</w:t>
      </w:r>
      <w:r>
        <w:rPr>
          <w:i w:val="0"/>
          <w:iCs/>
          <w:color w:val="auto"/>
        </w:rPr>
        <w:t xml:space="preserve">. </w:t>
      </w:r>
      <w:r w:rsidRPr="002C73D6">
        <w:rPr>
          <w:i w:val="0"/>
          <w:iCs/>
          <w:color w:val="auto"/>
        </w:rPr>
        <w:t xml:space="preserve">Any exceptions are noted where used. </w:t>
      </w:r>
    </w:p>
    <w:p w14:paraId="7335731D" w14:textId="77777777" w:rsidR="002C73D6" w:rsidRDefault="002C73D6">
      <w:pPr>
        <w:spacing w:after="214" w:line="265" w:lineRule="auto"/>
        <w:ind w:left="1091" w:right="0"/>
      </w:pPr>
    </w:p>
    <w:p w14:paraId="54D90174" w14:textId="77777777" w:rsidR="00045EC4" w:rsidRDefault="00396402">
      <w:pPr>
        <w:pStyle w:val="Heading4"/>
        <w:ind w:left="715"/>
      </w:pPr>
      <w:r>
        <w:t>7c</w:t>
      </w:r>
      <w:r>
        <w:rPr>
          <w:rFonts w:ascii="Arial" w:eastAsia="Arial" w:hAnsi="Arial" w:cs="Arial"/>
        </w:rPr>
        <w:t xml:space="preserve"> </w:t>
      </w:r>
      <w:r>
        <w:t xml:space="preserve">Data Dictionary for Any Included Models </w:t>
      </w:r>
    </w:p>
    <w:p w14:paraId="6F639A51" w14:textId="0BB7B392" w:rsidR="002C73D6" w:rsidRDefault="002C73D6" w:rsidP="00665F78">
      <w:pPr>
        <w:spacing w:after="214" w:line="264" w:lineRule="auto"/>
        <w:ind w:left="1091" w:right="0"/>
      </w:pPr>
      <w:r>
        <w:rPr>
          <w:i w:val="0"/>
          <w:color w:val="000000"/>
        </w:rPr>
        <w:t xml:space="preserve">Species rewards from minigames will stored in a class structure known as the collection class, </w:t>
      </w:r>
      <w:r w:rsidR="002B27DA">
        <w:rPr>
          <w:i w:val="0"/>
          <w:color w:val="000000"/>
        </w:rPr>
        <w:t xml:space="preserve">which will have a primary data member in the form of a map structure, where the key will be the species ID number, and the value will be the trivia/image associated with said species. This collection object will be paired with the player accounts player ID that will then be combined into another map object that will use the player ID as the key, and the collection object as the value. This will be used to store the required data used to identify player logins and accounts. </w:t>
      </w:r>
    </w:p>
    <w:p w14:paraId="505785BC" w14:textId="5789F009" w:rsidR="00604EAF" w:rsidRPr="00604EAF" w:rsidRDefault="00396402" w:rsidP="00604EAF">
      <w:pPr>
        <w:pStyle w:val="Heading3"/>
        <w:ind w:left="355"/>
      </w:pPr>
      <w:r>
        <w:t>8</w:t>
      </w:r>
      <w:r>
        <w:rPr>
          <w:rFonts w:ascii="Arial" w:eastAsia="Arial" w:hAnsi="Arial" w:cs="Arial"/>
        </w:rPr>
        <w:t xml:space="preserve"> </w:t>
      </w:r>
      <w:r>
        <w:t xml:space="preserve">Relevant Facts and Assumptions </w:t>
      </w:r>
    </w:p>
    <w:p w14:paraId="2A9A0BA1" w14:textId="77777777" w:rsidR="00045EC4" w:rsidRDefault="00396402">
      <w:pPr>
        <w:pStyle w:val="Heading4"/>
        <w:ind w:left="715"/>
      </w:pPr>
      <w:r>
        <w:t>8a</w:t>
      </w:r>
      <w:r>
        <w:rPr>
          <w:rFonts w:ascii="Arial" w:eastAsia="Arial" w:hAnsi="Arial" w:cs="Arial"/>
        </w:rPr>
        <w:t xml:space="preserve"> </w:t>
      </w:r>
      <w:r>
        <w:t xml:space="preserve">Facts </w:t>
      </w:r>
    </w:p>
    <w:p w14:paraId="243B545E" w14:textId="11E2FE44" w:rsidR="00045EC4" w:rsidRDefault="005E191D">
      <w:pPr>
        <w:spacing w:after="214" w:line="265" w:lineRule="auto"/>
        <w:ind w:left="1091" w:right="0"/>
        <w:rPr>
          <w:i w:val="0"/>
          <w:color w:val="000000"/>
        </w:rPr>
      </w:pPr>
      <w:r>
        <w:rPr>
          <w:i w:val="0"/>
          <w:color w:val="000000"/>
        </w:rPr>
        <w:t>The application will be made for Android phones</w:t>
      </w:r>
      <w:r w:rsidR="00A315CF">
        <w:rPr>
          <w:i w:val="0"/>
          <w:color w:val="000000"/>
        </w:rPr>
        <w:t>.</w:t>
      </w:r>
    </w:p>
    <w:p w14:paraId="759CD346" w14:textId="378EFD93" w:rsidR="005E191D" w:rsidRDefault="005E191D">
      <w:pPr>
        <w:spacing w:after="214" w:line="265" w:lineRule="auto"/>
        <w:ind w:left="1091" w:right="0"/>
        <w:rPr>
          <w:i w:val="0"/>
          <w:color w:val="000000"/>
        </w:rPr>
      </w:pPr>
      <w:r>
        <w:rPr>
          <w:i w:val="0"/>
          <w:color w:val="000000"/>
        </w:rPr>
        <w:t xml:space="preserve">The application will be </w:t>
      </w:r>
      <w:r w:rsidR="00EB61F4">
        <w:rPr>
          <w:i w:val="0"/>
          <w:color w:val="000000"/>
        </w:rPr>
        <w:t xml:space="preserve">coded in </w:t>
      </w:r>
      <w:r w:rsidR="001B6FA3">
        <w:rPr>
          <w:i w:val="0"/>
          <w:color w:val="000000"/>
        </w:rPr>
        <w:t>Flutter</w:t>
      </w:r>
      <w:r w:rsidR="00EB61F4">
        <w:rPr>
          <w:i w:val="0"/>
          <w:color w:val="000000"/>
        </w:rPr>
        <w:t>.</w:t>
      </w:r>
    </w:p>
    <w:p w14:paraId="06A776E8" w14:textId="785FAA12" w:rsidR="00A315CF" w:rsidRDefault="00A315CF">
      <w:pPr>
        <w:spacing w:after="214" w:line="265" w:lineRule="auto"/>
        <w:ind w:left="1091" w:right="0"/>
        <w:rPr>
          <w:i w:val="0"/>
          <w:color w:val="000000"/>
        </w:rPr>
      </w:pPr>
      <w:r>
        <w:rPr>
          <w:i w:val="0"/>
          <w:color w:val="000000"/>
        </w:rPr>
        <w:t>The application will be up and running and maintained for about 2-4 years, depending on GPCA’s willingness.</w:t>
      </w:r>
    </w:p>
    <w:p w14:paraId="7D93FA81" w14:textId="7B32EE9C" w:rsidR="00A315CF" w:rsidRDefault="00A315CF">
      <w:pPr>
        <w:spacing w:after="214" w:line="265" w:lineRule="auto"/>
        <w:ind w:left="1091" w:right="0"/>
      </w:pPr>
      <w:r>
        <w:rPr>
          <w:i w:val="0"/>
          <w:color w:val="000000"/>
        </w:rPr>
        <w:t>GPCA and the programmers maintaining the application will be communicating with each other at least once a day after the program has been created</w:t>
      </w:r>
    </w:p>
    <w:p w14:paraId="13204EE7" w14:textId="77777777" w:rsidR="00045EC4" w:rsidRDefault="00396402">
      <w:pPr>
        <w:pStyle w:val="Heading4"/>
        <w:ind w:left="715"/>
      </w:pPr>
      <w:r>
        <w:t>8b</w:t>
      </w:r>
      <w:r>
        <w:rPr>
          <w:rFonts w:ascii="Arial" w:eastAsia="Arial" w:hAnsi="Arial" w:cs="Arial"/>
        </w:rPr>
        <w:t xml:space="preserve"> </w:t>
      </w:r>
      <w:r>
        <w:t xml:space="preserve">Assumptions </w:t>
      </w:r>
    </w:p>
    <w:p w14:paraId="01D45459" w14:textId="268ACF01" w:rsidR="00045EC4" w:rsidRDefault="001749DA" w:rsidP="004B3CE4">
      <w:pPr>
        <w:spacing w:after="240" w:line="264" w:lineRule="auto"/>
        <w:ind w:left="1094" w:right="0" w:hanging="14"/>
        <w:rPr>
          <w:i w:val="0"/>
          <w:color w:val="000000"/>
        </w:rPr>
      </w:pPr>
      <w:r>
        <w:rPr>
          <w:i w:val="0"/>
          <w:color w:val="000000"/>
        </w:rPr>
        <w:t>Any and every visitor who plans on using the app is assumed to be able to read English at a middle-school grade level</w:t>
      </w:r>
      <w:r w:rsidR="004B3CE4">
        <w:rPr>
          <w:i w:val="0"/>
          <w:color w:val="000000"/>
        </w:rPr>
        <w:t>.</w:t>
      </w:r>
    </w:p>
    <w:p w14:paraId="3472AA18" w14:textId="277710AF" w:rsidR="001749DA" w:rsidRDefault="001749DA" w:rsidP="004B3CE4">
      <w:pPr>
        <w:spacing w:after="240" w:line="264" w:lineRule="auto"/>
        <w:ind w:left="1094" w:right="0" w:hanging="14"/>
        <w:rPr>
          <w:i w:val="0"/>
          <w:color w:val="000000"/>
        </w:rPr>
      </w:pPr>
      <w:r>
        <w:rPr>
          <w:i w:val="0"/>
          <w:color w:val="000000"/>
        </w:rPr>
        <w:t xml:space="preserve">Every visitor who plans on using the app </w:t>
      </w:r>
      <w:r w:rsidR="004B3CE4">
        <w:rPr>
          <w:i w:val="0"/>
          <w:color w:val="000000"/>
        </w:rPr>
        <w:t>should have a phone that has the necessary components, such as GPS tracking, a touchscreen, and a camera, in order for the application to use to carry out some of its functions</w:t>
      </w:r>
      <w:r w:rsidR="00170942">
        <w:rPr>
          <w:i w:val="0"/>
          <w:color w:val="000000"/>
        </w:rPr>
        <w:t>. This will also require permission from said visitor access to these functions</w:t>
      </w:r>
      <w:r w:rsidR="00EC1CC8">
        <w:rPr>
          <w:i w:val="0"/>
          <w:color w:val="000000"/>
        </w:rPr>
        <w:t xml:space="preserve"> so the application can utilize them</w:t>
      </w:r>
      <w:r w:rsidR="00170942">
        <w:rPr>
          <w:i w:val="0"/>
          <w:color w:val="000000"/>
        </w:rPr>
        <w:t>.</w:t>
      </w:r>
    </w:p>
    <w:p w14:paraId="075E0B14" w14:textId="59738519" w:rsidR="004B3CE4" w:rsidRDefault="004B3CE4" w:rsidP="004B3CE4">
      <w:pPr>
        <w:spacing w:after="240" w:line="264" w:lineRule="auto"/>
        <w:ind w:left="1094" w:right="0" w:hanging="14"/>
        <w:rPr>
          <w:i w:val="0"/>
          <w:color w:val="000000"/>
        </w:rPr>
      </w:pPr>
      <w:r>
        <w:rPr>
          <w:i w:val="0"/>
          <w:color w:val="000000"/>
        </w:rPr>
        <w:t>Every visitor who plans on using the app should have a phone that is recent enough to have the necessary software to be able to run the app.</w:t>
      </w:r>
    </w:p>
    <w:p w14:paraId="7895AA07" w14:textId="0547977A" w:rsidR="004B3CE4" w:rsidRDefault="004B3CE4" w:rsidP="004B3CE4">
      <w:pPr>
        <w:spacing w:after="240" w:line="264" w:lineRule="auto"/>
        <w:ind w:left="1094" w:right="0" w:hanging="14"/>
        <w:rPr>
          <w:i w:val="0"/>
          <w:color w:val="000000"/>
        </w:rPr>
      </w:pPr>
      <w:r>
        <w:rPr>
          <w:i w:val="0"/>
          <w:color w:val="000000"/>
        </w:rPr>
        <w:lastRenderedPageBreak/>
        <w:t>Every visitor who plans on using the app should have enough available storage space to download the app.</w:t>
      </w:r>
    </w:p>
    <w:p w14:paraId="71D4B0E8" w14:textId="0B04CA6C" w:rsidR="004B3CE4" w:rsidRDefault="004B3CE4" w:rsidP="004B3CE4">
      <w:pPr>
        <w:spacing w:after="240" w:line="264" w:lineRule="auto"/>
        <w:ind w:left="1094" w:right="0" w:hanging="14"/>
        <w:rPr>
          <w:i w:val="0"/>
          <w:color w:val="000000"/>
        </w:rPr>
      </w:pPr>
      <w:r>
        <w:rPr>
          <w:i w:val="0"/>
          <w:color w:val="000000"/>
        </w:rPr>
        <w:t>Every visitor needs to have the app running while they are at the conservatory, and should be able to hold their phone and utilize their touchscreen efficiently enough to properly use the application.</w:t>
      </w:r>
    </w:p>
    <w:p w14:paraId="0C33707B" w14:textId="686C691E" w:rsidR="00EC1CC8" w:rsidRDefault="00EC1CC8" w:rsidP="004B3CE4">
      <w:pPr>
        <w:spacing w:after="240" w:line="264" w:lineRule="auto"/>
        <w:ind w:left="1094" w:right="0" w:hanging="14"/>
        <w:rPr>
          <w:i w:val="0"/>
          <w:color w:val="000000"/>
        </w:rPr>
      </w:pPr>
      <w:r>
        <w:rPr>
          <w:i w:val="0"/>
          <w:color w:val="000000"/>
        </w:rPr>
        <w:t>The Garfield Park Conservatory Alliance will provide to us the layout of the conservatory, so that we may use it for GPS purposes, plan out possible spots for users to engage with the application’s minigames.</w:t>
      </w:r>
    </w:p>
    <w:p w14:paraId="3ADD7209" w14:textId="2823A89D" w:rsidR="00EC1CC8" w:rsidRDefault="00EC1CC8" w:rsidP="004B3CE4">
      <w:pPr>
        <w:spacing w:after="240" w:line="264" w:lineRule="auto"/>
        <w:ind w:left="1094" w:right="0" w:hanging="14"/>
        <w:rPr>
          <w:i w:val="0"/>
          <w:color w:val="000000"/>
        </w:rPr>
      </w:pPr>
      <w:r>
        <w:rPr>
          <w:i w:val="0"/>
          <w:color w:val="000000"/>
        </w:rPr>
        <w:t>The Garfield Park Conservatory Alliance will provide to us educational quizzes for every plant that they want logged into the database, as well as information on special exhibits and information on special plants that will be logged into the database for that specific exhibit.</w:t>
      </w:r>
    </w:p>
    <w:p w14:paraId="322EA0E7" w14:textId="2390199E" w:rsidR="00604EAF" w:rsidRDefault="00EC1CC8" w:rsidP="00604EAF">
      <w:pPr>
        <w:spacing w:after="240" w:line="264" w:lineRule="auto"/>
        <w:ind w:left="1094" w:right="0" w:hanging="14"/>
        <w:rPr>
          <w:i w:val="0"/>
          <w:color w:val="000000"/>
        </w:rPr>
      </w:pPr>
      <w:r>
        <w:rPr>
          <w:i w:val="0"/>
          <w:color w:val="000000"/>
        </w:rPr>
        <w:t xml:space="preserve">The database will be kept up and running, </w:t>
      </w:r>
      <w:r w:rsidR="00142436">
        <w:rPr>
          <w:i w:val="0"/>
          <w:color w:val="000000"/>
        </w:rPr>
        <w:t>and it will be visitor’s responsibility to remember their login information, such as their username and password.</w:t>
      </w:r>
    </w:p>
    <w:p w14:paraId="7C3E72B9" w14:textId="10B7B6EF" w:rsidR="00604EAF" w:rsidRDefault="00604EAF" w:rsidP="00604EAF">
      <w:pPr>
        <w:pStyle w:val="Heading2"/>
        <w:ind w:left="-5"/>
      </w:pPr>
      <w:r>
        <w:lastRenderedPageBreak/>
        <w:t>II</w:t>
      </w:r>
      <w:r>
        <w:tab/>
      </w:r>
      <w:r>
        <w:rPr>
          <w:rFonts w:ascii="Arial" w:eastAsia="Arial" w:hAnsi="Arial" w:cs="Arial"/>
        </w:rPr>
        <w:t xml:space="preserve"> </w:t>
      </w:r>
      <w:r>
        <w:t xml:space="preserve">Requirements </w:t>
      </w:r>
    </w:p>
    <w:p w14:paraId="5A305EAD" w14:textId="2CB0F7BE" w:rsidR="00604EAF" w:rsidRDefault="00604EAF" w:rsidP="00604EAF">
      <w:pPr>
        <w:pStyle w:val="Heading3"/>
        <w:ind w:left="355"/>
      </w:pPr>
      <w:r w:rsidRPr="00B0630F">
        <w:t>9</w:t>
      </w:r>
      <w:r w:rsidRPr="00B0630F">
        <w:rPr>
          <w:rFonts w:eastAsia="Arial" w:cs="Arial"/>
        </w:rPr>
        <w:t xml:space="preserve"> Product Use Cases</w:t>
      </w:r>
      <w:r w:rsidRPr="00B0630F">
        <w:t xml:space="preserve"> </w:t>
      </w:r>
    </w:p>
    <w:p w14:paraId="7265870E" w14:textId="4100A219" w:rsidR="00B0630F" w:rsidRDefault="00B0630F" w:rsidP="00B0630F">
      <w:pPr>
        <w:pStyle w:val="Heading4"/>
        <w:ind w:left="715"/>
      </w:pPr>
      <w:r>
        <w:t>9a</w:t>
      </w:r>
      <w:r>
        <w:rPr>
          <w:rFonts w:ascii="Arial" w:eastAsia="Arial" w:hAnsi="Arial" w:cs="Arial"/>
        </w:rPr>
        <w:t xml:space="preserve"> </w:t>
      </w:r>
      <w:r>
        <w:t>Use Case Diagrams</w:t>
      </w:r>
    </w:p>
    <w:p w14:paraId="0AEB3BF3" w14:textId="25E3994C" w:rsidR="00B0630F" w:rsidRDefault="00B0630F" w:rsidP="00B0630F">
      <w:r>
        <w:rPr>
          <w:noProof/>
        </w:rPr>
        <w:drawing>
          <wp:inline distT="0" distB="0" distL="0" distR="0" wp14:anchorId="277CB946" wp14:editId="179F37DD">
            <wp:extent cx="5948045" cy="3750310"/>
            <wp:effectExtent l="0" t="0" r="0" b="2540"/>
            <wp:docPr id="376675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75117" name=""/>
                    <pic:cNvPicPr/>
                  </pic:nvPicPr>
                  <pic:blipFill>
                    <a:blip r:embed="rId13"/>
                    <a:stretch>
                      <a:fillRect/>
                    </a:stretch>
                  </pic:blipFill>
                  <pic:spPr>
                    <a:xfrm>
                      <a:off x="0" y="0"/>
                      <a:ext cx="5948045" cy="3750310"/>
                    </a:xfrm>
                    <a:prstGeom prst="rect">
                      <a:avLst/>
                    </a:prstGeom>
                  </pic:spPr>
                </pic:pic>
              </a:graphicData>
            </a:graphic>
          </wp:inline>
        </w:drawing>
      </w:r>
    </w:p>
    <w:p w14:paraId="147D9965" w14:textId="77777777" w:rsidR="00173B82" w:rsidRDefault="00173B82" w:rsidP="00B0630F">
      <w:pPr>
        <w:pStyle w:val="Heading4"/>
        <w:ind w:left="715"/>
      </w:pPr>
    </w:p>
    <w:p w14:paraId="0F29CF6A" w14:textId="77777777" w:rsidR="00173B82" w:rsidRDefault="00173B82" w:rsidP="00B0630F">
      <w:pPr>
        <w:pStyle w:val="Heading4"/>
        <w:ind w:left="715"/>
      </w:pPr>
    </w:p>
    <w:p w14:paraId="3788E83B" w14:textId="702D25B1" w:rsidR="00173B82" w:rsidRDefault="00173B82" w:rsidP="00173B82">
      <w:pPr>
        <w:pStyle w:val="Heading4"/>
        <w:ind w:left="0" w:firstLine="0"/>
      </w:pPr>
    </w:p>
    <w:p w14:paraId="4AB2A59A" w14:textId="77777777" w:rsidR="00173B82" w:rsidRDefault="00173B82" w:rsidP="00B0630F">
      <w:pPr>
        <w:pStyle w:val="Heading4"/>
        <w:ind w:left="715"/>
      </w:pPr>
    </w:p>
    <w:p w14:paraId="55F84614" w14:textId="77777777" w:rsidR="00173B82" w:rsidRPr="00173B82" w:rsidRDefault="00173B82" w:rsidP="00173B82"/>
    <w:p w14:paraId="6EB16962" w14:textId="77777777" w:rsidR="00173D5B" w:rsidRDefault="00173D5B" w:rsidP="00B0630F">
      <w:pPr>
        <w:pStyle w:val="Heading4"/>
        <w:ind w:left="715"/>
      </w:pPr>
    </w:p>
    <w:p w14:paraId="489AB050" w14:textId="77777777" w:rsidR="00173D5B" w:rsidRDefault="00173D5B" w:rsidP="00B0630F">
      <w:pPr>
        <w:pStyle w:val="Heading4"/>
        <w:ind w:left="715"/>
      </w:pPr>
    </w:p>
    <w:p w14:paraId="28D8F808" w14:textId="77777777" w:rsidR="00173D5B" w:rsidRDefault="00173D5B" w:rsidP="00B0630F">
      <w:pPr>
        <w:pStyle w:val="Heading4"/>
        <w:ind w:left="715"/>
      </w:pPr>
    </w:p>
    <w:p w14:paraId="5ECB36E3" w14:textId="716ACA1F" w:rsidR="00B0630F" w:rsidRDefault="00B0630F" w:rsidP="00B0630F">
      <w:pPr>
        <w:pStyle w:val="Heading4"/>
        <w:ind w:left="715"/>
      </w:pPr>
      <w:r>
        <w:t>9b</w:t>
      </w:r>
      <w:r>
        <w:rPr>
          <w:rFonts w:ascii="Arial" w:eastAsia="Arial" w:hAnsi="Arial" w:cs="Arial"/>
        </w:rPr>
        <w:t xml:space="preserve"> </w:t>
      </w:r>
      <w:r>
        <w:t>Product Use Case List</w:t>
      </w:r>
    </w:p>
    <w:tbl>
      <w:tblPr>
        <w:tblStyle w:val="TableGrid0"/>
        <w:tblW w:w="0" w:type="auto"/>
        <w:tblInd w:w="730" w:type="dxa"/>
        <w:tblLook w:val="04A0" w:firstRow="1" w:lastRow="0" w:firstColumn="1" w:lastColumn="0" w:noHBand="0" w:noVBand="1"/>
      </w:tblPr>
      <w:tblGrid>
        <w:gridCol w:w="8285"/>
      </w:tblGrid>
      <w:tr w:rsidR="00173B82" w14:paraId="1D68F775" w14:textId="77777777" w:rsidTr="008C79C0">
        <w:tc>
          <w:tcPr>
            <w:tcW w:w="8627" w:type="dxa"/>
          </w:tcPr>
          <w:p w14:paraId="70A5A2F1" w14:textId="6B8E1E3E" w:rsidR="00173B82" w:rsidRPr="00173B82" w:rsidRDefault="00173B82" w:rsidP="00173B82">
            <w:pPr>
              <w:ind w:left="0" w:firstLine="0"/>
              <w:jc w:val="center"/>
              <w:rPr>
                <w:b/>
                <w:bCs/>
                <w:i w:val="0"/>
                <w:iCs/>
                <w:color w:val="auto"/>
                <w:u w:val="single"/>
              </w:rPr>
            </w:pPr>
            <w:r>
              <w:rPr>
                <w:b/>
                <w:bCs/>
                <w:i w:val="0"/>
                <w:iCs/>
                <w:color w:val="auto"/>
                <w:u w:val="single"/>
              </w:rPr>
              <w:t>Use Cases</w:t>
            </w:r>
          </w:p>
        </w:tc>
      </w:tr>
      <w:tr w:rsidR="00173B82" w14:paraId="5110C8B7" w14:textId="77777777" w:rsidTr="008C79C0">
        <w:tc>
          <w:tcPr>
            <w:tcW w:w="8627" w:type="dxa"/>
          </w:tcPr>
          <w:p w14:paraId="5EE9F960" w14:textId="59128907" w:rsidR="00173B82" w:rsidRPr="00173B82" w:rsidRDefault="00173B82" w:rsidP="00173B82">
            <w:pPr>
              <w:ind w:left="0" w:firstLine="0"/>
              <w:rPr>
                <w:i w:val="0"/>
                <w:iCs/>
                <w:color w:val="auto"/>
              </w:rPr>
            </w:pPr>
            <w:r>
              <w:rPr>
                <w:i w:val="0"/>
                <w:iCs/>
                <w:color w:val="auto"/>
              </w:rPr>
              <w:t>Login</w:t>
            </w:r>
          </w:p>
        </w:tc>
      </w:tr>
      <w:tr w:rsidR="00173B82" w14:paraId="381E2CFE" w14:textId="77777777" w:rsidTr="008C79C0">
        <w:tc>
          <w:tcPr>
            <w:tcW w:w="8627" w:type="dxa"/>
          </w:tcPr>
          <w:p w14:paraId="0BF10374" w14:textId="27B552FC" w:rsidR="00173B82" w:rsidRPr="00173B82" w:rsidRDefault="00173B82" w:rsidP="00173B82">
            <w:pPr>
              <w:ind w:left="0" w:firstLine="0"/>
              <w:rPr>
                <w:i w:val="0"/>
                <w:iCs/>
                <w:color w:val="auto"/>
              </w:rPr>
            </w:pPr>
            <w:r>
              <w:rPr>
                <w:i w:val="0"/>
                <w:iCs/>
                <w:color w:val="auto"/>
              </w:rPr>
              <w:t>Overworld</w:t>
            </w:r>
          </w:p>
        </w:tc>
      </w:tr>
      <w:tr w:rsidR="00173B82" w14:paraId="33B84C62" w14:textId="77777777" w:rsidTr="008C79C0">
        <w:tc>
          <w:tcPr>
            <w:tcW w:w="8627" w:type="dxa"/>
          </w:tcPr>
          <w:p w14:paraId="78B0DA6C" w14:textId="0FF29C83" w:rsidR="00173B82" w:rsidRPr="00173B82" w:rsidRDefault="00173B82" w:rsidP="00173B82">
            <w:pPr>
              <w:ind w:left="0" w:firstLine="0"/>
              <w:rPr>
                <w:i w:val="0"/>
                <w:iCs/>
                <w:color w:val="auto"/>
              </w:rPr>
            </w:pPr>
            <w:r>
              <w:rPr>
                <w:i w:val="0"/>
                <w:iCs/>
                <w:color w:val="auto"/>
              </w:rPr>
              <w:t>Minigames</w:t>
            </w:r>
          </w:p>
        </w:tc>
      </w:tr>
      <w:tr w:rsidR="00173B82" w14:paraId="68D44246" w14:textId="77777777" w:rsidTr="008C79C0">
        <w:tc>
          <w:tcPr>
            <w:tcW w:w="8627" w:type="dxa"/>
          </w:tcPr>
          <w:p w14:paraId="40571BDA" w14:textId="559B5150" w:rsidR="00173B82" w:rsidRPr="00173B82" w:rsidRDefault="00173B82" w:rsidP="00173B82">
            <w:pPr>
              <w:ind w:left="0" w:firstLine="0"/>
              <w:rPr>
                <w:i w:val="0"/>
                <w:iCs/>
                <w:color w:val="auto"/>
              </w:rPr>
            </w:pPr>
            <w:r>
              <w:rPr>
                <w:i w:val="0"/>
                <w:iCs/>
                <w:color w:val="auto"/>
              </w:rPr>
              <w:t>Collection</w:t>
            </w:r>
          </w:p>
        </w:tc>
      </w:tr>
    </w:tbl>
    <w:p w14:paraId="3CAB7A0F" w14:textId="77777777" w:rsidR="00173B82" w:rsidRPr="00173B82" w:rsidRDefault="00173B82" w:rsidP="00173B82"/>
    <w:p w14:paraId="1D2D1729" w14:textId="62CB27F3" w:rsidR="00173B82" w:rsidRDefault="00173B82" w:rsidP="00173B82">
      <w:pPr>
        <w:pStyle w:val="Heading4"/>
        <w:ind w:left="715"/>
      </w:pPr>
      <w:r>
        <w:t>9c Individual Product Use Cases</w:t>
      </w:r>
    </w:p>
    <w:tbl>
      <w:tblPr>
        <w:tblStyle w:val="TableGrid1"/>
        <w:tblW w:w="0" w:type="auto"/>
        <w:tblLook w:val="04A0" w:firstRow="1" w:lastRow="0" w:firstColumn="1" w:lastColumn="0" w:noHBand="0" w:noVBand="1"/>
      </w:tblPr>
      <w:tblGrid>
        <w:gridCol w:w="9015"/>
      </w:tblGrid>
      <w:tr w:rsidR="00173B82" w:rsidRPr="00173B82" w14:paraId="77E622D7" w14:textId="77777777" w:rsidTr="00396402">
        <w:tc>
          <w:tcPr>
            <w:tcW w:w="9576" w:type="dxa"/>
          </w:tcPr>
          <w:p w14:paraId="691EF45E" w14:textId="4381ED27" w:rsidR="00173B82" w:rsidRPr="00173B82" w:rsidRDefault="00173B82" w:rsidP="00173B82">
            <w:pPr>
              <w:tabs>
                <w:tab w:val="left" w:pos="2897"/>
              </w:tabs>
              <w:spacing w:before="240" w:after="0" w:line="240" w:lineRule="auto"/>
              <w:ind w:left="0" w:right="0" w:firstLine="0"/>
              <w:jc w:val="left"/>
              <w:rPr>
                <w:rFonts w:eastAsia="Calibri"/>
                <w:i w:val="0"/>
                <w:iCs/>
                <w:color w:val="auto"/>
              </w:rPr>
            </w:pPr>
            <w:r w:rsidRPr="00173B82">
              <w:rPr>
                <w:rFonts w:eastAsia="Calibri"/>
                <w:i w:val="0"/>
                <w:iCs/>
                <w:color w:val="auto"/>
              </w:rPr>
              <w:t xml:space="preserve">Use case ID:   </w:t>
            </w:r>
            <w:r>
              <w:rPr>
                <w:rFonts w:eastAsia="Calibri"/>
                <w:i w:val="0"/>
                <w:iCs/>
                <w:color w:val="auto"/>
              </w:rPr>
              <w:t>CC</w:t>
            </w:r>
            <w:r w:rsidR="00E34A1D">
              <w:rPr>
                <w:rFonts w:eastAsia="Calibri"/>
                <w:i w:val="0"/>
                <w:iCs/>
                <w:color w:val="auto"/>
              </w:rPr>
              <w:t>L</w:t>
            </w:r>
            <w:r w:rsidRPr="00173B82">
              <w:rPr>
                <w:rFonts w:eastAsia="Calibri"/>
                <w:i w:val="0"/>
                <w:iCs/>
                <w:color w:val="auto"/>
              </w:rPr>
              <w:t xml:space="preserve">                           Name:</w:t>
            </w:r>
            <w:r>
              <w:rPr>
                <w:rFonts w:eastAsia="Calibri"/>
                <w:i w:val="0"/>
                <w:iCs/>
                <w:color w:val="auto"/>
              </w:rPr>
              <w:t xml:space="preserve"> Login Case</w:t>
            </w:r>
          </w:p>
          <w:p w14:paraId="63919A5B" w14:textId="6F0DA8A7" w:rsidR="00173B82" w:rsidRPr="00173B82" w:rsidRDefault="00173B82" w:rsidP="00173B82">
            <w:pPr>
              <w:spacing w:before="240" w:after="0" w:line="240" w:lineRule="auto"/>
              <w:ind w:left="0" w:right="0" w:firstLine="0"/>
              <w:jc w:val="left"/>
              <w:rPr>
                <w:rFonts w:eastAsia="Calibri"/>
                <w:i w:val="0"/>
                <w:iCs/>
                <w:color w:val="auto"/>
              </w:rPr>
            </w:pPr>
            <w:r w:rsidRPr="00173B82">
              <w:rPr>
                <w:rFonts w:eastAsia="Calibri"/>
                <w:i w:val="0"/>
                <w:iCs/>
                <w:color w:val="auto"/>
              </w:rPr>
              <w:t>pre-conditions:</w:t>
            </w:r>
            <w:r>
              <w:rPr>
                <w:rFonts w:eastAsia="Calibri"/>
                <w:i w:val="0"/>
                <w:iCs/>
                <w:color w:val="auto"/>
              </w:rPr>
              <w:t xml:space="preserve"> (1) </w:t>
            </w:r>
            <w:r w:rsidR="007E675D">
              <w:rPr>
                <w:rFonts w:eastAsia="Calibri"/>
                <w:i w:val="0"/>
                <w:iCs/>
                <w:color w:val="auto"/>
              </w:rPr>
              <w:t>User</w:t>
            </w:r>
            <w:r>
              <w:rPr>
                <w:rFonts w:eastAsia="Calibri"/>
                <w:i w:val="0"/>
                <w:iCs/>
                <w:color w:val="auto"/>
              </w:rPr>
              <w:t xml:space="preserve"> must have </w:t>
            </w:r>
            <w:r w:rsidR="007E675D">
              <w:rPr>
                <w:rFonts w:eastAsia="Calibri"/>
                <w:i w:val="0"/>
                <w:iCs/>
                <w:color w:val="auto"/>
              </w:rPr>
              <w:t>an account created.</w:t>
            </w:r>
          </w:p>
          <w:p w14:paraId="63DB7796" w14:textId="157FFA46" w:rsidR="00173B82" w:rsidRDefault="00173B82" w:rsidP="00173B82">
            <w:pPr>
              <w:spacing w:before="240" w:after="0" w:line="240" w:lineRule="auto"/>
              <w:ind w:left="0" w:right="0" w:firstLine="0"/>
              <w:jc w:val="left"/>
              <w:rPr>
                <w:rFonts w:eastAsia="Calibri"/>
                <w:i w:val="0"/>
                <w:iCs/>
                <w:color w:val="auto"/>
              </w:rPr>
            </w:pPr>
            <w:r w:rsidRPr="00173B82">
              <w:rPr>
                <w:rFonts w:eastAsia="Calibri"/>
                <w:i w:val="0"/>
                <w:iCs/>
                <w:color w:val="auto"/>
              </w:rPr>
              <w:t>post-conditions:</w:t>
            </w:r>
            <w:r w:rsidR="007E675D">
              <w:rPr>
                <w:rFonts w:eastAsia="Calibri"/>
                <w:i w:val="0"/>
                <w:iCs/>
                <w:color w:val="auto"/>
              </w:rPr>
              <w:t xml:space="preserve"> (1) Once a user logs in, they will be allowed to access their collection and interact with the overworld. </w:t>
            </w:r>
          </w:p>
          <w:p w14:paraId="4771C85B" w14:textId="24FFC73C" w:rsidR="006C7DDC" w:rsidRPr="00173B82" w:rsidRDefault="006C7DDC" w:rsidP="00173B82">
            <w:pPr>
              <w:spacing w:before="240" w:after="0" w:line="240" w:lineRule="auto"/>
              <w:ind w:left="0" w:right="0" w:firstLine="0"/>
              <w:jc w:val="left"/>
              <w:rPr>
                <w:rFonts w:eastAsia="Calibri"/>
                <w:i w:val="0"/>
                <w:iCs/>
                <w:color w:val="auto"/>
              </w:rPr>
            </w:pPr>
            <w:r>
              <w:rPr>
                <w:rFonts w:eastAsia="Calibri"/>
                <w:i w:val="0"/>
                <w:iCs/>
                <w:color w:val="auto"/>
              </w:rPr>
              <w:t>(2) If a user cannot log in, they are prompted to make an account or recover a lost password</w:t>
            </w:r>
          </w:p>
          <w:p w14:paraId="7587B039" w14:textId="2589B26F" w:rsidR="00173B82" w:rsidRPr="00173B82" w:rsidRDefault="00173B82" w:rsidP="00173B82">
            <w:pPr>
              <w:spacing w:before="240" w:after="0" w:line="240" w:lineRule="auto"/>
              <w:ind w:left="0" w:right="0" w:firstLine="0"/>
              <w:jc w:val="left"/>
              <w:rPr>
                <w:rFonts w:eastAsia="Calibri"/>
                <w:i w:val="0"/>
                <w:iCs/>
                <w:color w:val="auto"/>
              </w:rPr>
            </w:pPr>
            <w:r w:rsidRPr="00173B82">
              <w:rPr>
                <w:rFonts w:eastAsia="Calibri"/>
                <w:i w:val="0"/>
                <w:iCs/>
                <w:color w:val="auto"/>
              </w:rPr>
              <w:t>Initiated by:</w:t>
            </w:r>
            <w:r w:rsidR="007E675D">
              <w:rPr>
                <w:rFonts w:eastAsia="Calibri"/>
                <w:i w:val="0"/>
                <w:iCs/>
                <w:color w:val="auto"/>
              </w:rPr>
              <w:t xml:space="preserve"> User initiating app startup.</w:t>
            </w:r>
          </w:p>
          <w:p w14:paraId="718068C6" w14:textId="7AC1EFD8" w:rsidR="00173B82" w:rsidRPr="00173B82" w:rsidRDefault="00173B82" w:rsidP="00173B82">
            <w:pPr>
              <w:spacing w:before="240" w:after="0" w:line="240" w:lineRule="auto"/>
              <w:ind w:left="0" w:right="0" w:firstLine="0"/>
              <w:jc w:val="left"/>
              <w:rPr>
                <w:rFonts w:eastAsia="Calibri"/>
                <w:i w:val="0"/>
                <w:iCs/>
                <w:color w:val="auto"/>
              </w:rPr>
            </w:pPr>
            <w:r w:rsidRPr="00173B82">
              <w:rPr>
                <w:rFonts w:eastAsia="Calibri"/>
                <w:i w:val="0"/>
                <w:iCs/>
                <w:color w:val="auto"/>
              </w:rPr>
              <w:t>Triggering Event:</w:t>
            </w:r>
            <w:r w:rsidR="007E675D">
              <w:rPr>
                <w:rFonts w:eastAsia="Calibri"/>
                <w:i w:val="0"/>
                <w:iCs/>
                <w:color w:val="auto"/>
              </w:rPr>
              <w:t xml:space="preserve"> User prompting app to login with user credentials</w:t>
            </w:r>
          </w:p>
          <w:p w14:paraId="66406DB0" w14:textId="475DB07F" w:rsidR="00173B82" w:rsidRPr="00173B82" w:rsidRDefault="00173B82" w:rsidP="00173B82">
            <w:pPr>
              <w:spacing w:before="240" w:after="0" w:line="240" w:lineRule="auto"/>
              <w:ind w:left="0" w:right="0" w:firstLine="0"/>
              <w:jc w:val="left"/>
              <w:rPr>
                <w:rFonts w:eastAsia="Calibri"/>
                <w:i w:val="0"/>
                <w:iCs/>
                <w:color w:val="auto"/>
              </w:rPr>
            </w:pPr>
            <w:r w:rsidRPr="00173B82">
              <w:rPr>
                <w:rFonts w:eastAsia="Calibri"/>
                <w:i w:val="0"/>
                <w:iCs/>
                <w:color w:val="auto"/>
              </w:rPr>
              <w:t>Additional Actors:</w:t>
            </w:r>
            <w:r w:rsidR="007E675D">
              <w:rPr>
                <w:rFonts w:eastAsia="Calibri"/>
                <w:i w:val="0"/>
                <w:iCs/>
                <w:color w:val="auto"/>
              </w:rPr>
              <w:t xml:space="preserve"> An </w:t>
            </w:r>
            <w:r w:rsidR="00EA6942">
              <w:rPr>
                <w:rFonts w:eastAsia="Calibri"/>
                <w:i w:val="0"/>
                <w:iCs/>
                <w:color w:val="auto"/>
              </w:rPr>
              <w:t>mobile cellular service provider</w:t>
            </w:r>
            <w:r w:rsidR="007E675D">
              <w:rPr>
                <w:rFonts w:eastAsia="Calibri"/>
                <w:i w:val="0"/>
                <w:iCs/>
                <w:color w:val="auto"/>
              </w:rPr>
              <w:t xml:space="preserve"> is required as the user will be expected to connect to app servers to verify credentials via the user profile database</w:t>
            </w:r>
          </w:p>
          <w:p w14:paraId="50BCD938" w14:textId="77777777" w:rsidR="00173B82" w:rsidRPr="00173B82" w:rsidRDefault="00173B82" w:rsidP="00173B82">
            <w:pPr>
              <w:spacing w:before="240" w:after="0" w:line="240" w:lineRule="auto"/>
              <w:ind w:left="0" w:right="0" w:firstLine="0"/>
              <w:jc w:val="left"/>
              <w:rPr>
                <w:rFonts w:eastAsia="Calibri"/>
                <w:i w:val="0"/>
                <w:iCs/>
                <w:color w:val="auto"/>
              </w:rPr>
            </w:pPr>
          </w:p>
        </w:tc>
      </w:tr>
      <w:tr w:rsidR="00173B82" w:rsidRPr="00173B82" w14:paraId="01E6A0CE" w14:textId="77777777" w:rsidTr="00396402">
        <w:tc>
          <w:tcPr>
            <w:tcW w:w="9576" w:type="dxa"/>
          </w:tcPr>
          <w:p w14:paraId="6B2D2B2A" w14:textId="684D3A84" w:rsidR="00173B82" w:rsidRPr="00173B82" w:rsidRDefault="00173B82" w:rsidP="004141F2">
            <w:pPr>
              <w:spacing w:before="240" w:after="0" w:line="240" w:lineRule="auto"/>
              <w:ind w:left="0" w:right="0" w:firstLine="0"/>
              <w:jc w:val="left"/>
              <w:rPr>
                <w:rFonts w:eastAsia="Calibri"/>
                <w:i w:val="0"/>
                <w:iCs/>
                <w:color w:val="auto"/>
              </w:rPr>
            </w:pPr>
            <w:r w:rsidRPr="00173B82">
              <w:rPr>
                <w:rFonts w:eastAsia="Calibri"/>
                <w:i w:val="0"/>
                <w:iCs/>
                <w:color w:val="auto"/>
              </w:rPr>
              <w:t>Sequence of Events:</w:t>
            </w:r>
          </w:p>
          <w:p w14:paraId="75CAB5E3" w14:textId="531A1966" w:rsidR="004141F2" w:rsidRPr="00173B82" w:rsidRDefault="004141F2" w:rsidP="004141F2">
            <w:pPr>
              <w:spacing w:before="240" w:after="0" w:line="240" w:lineRule="auto"/>
              <w:ind w:left="0" w:right="0" w:firstLine="0"/>
              <w:jc w:val="left"/>
              <w:rPr>
                <w:rFonts w:eastAsia="Calibri"/>
                <w:i w:val="0"/>
                <w:iCs/>
                <w:color w:val="auto"/>
              </w:rPr>
            </w:pPr>
            <w:r>
              <w:rPr>
                <w:rFonts w:eastAsia="Calibri"/>
                <w:i w:val="0"/>
                <w:iCs/>
                <w:color w:val="auto"/>
              </w:rPr>
              <w:t>1. As the player chooses to open the application.</w:t>
            </w:r>
          </w:p>
          <w:p w14:paraId="3EDDCF7D" w14:textId="5224053B" w:rsidR="00173B82" w:rsidRPr="004141F2" w:rsidRDefault="004141F2" w:rsidP="004141F2">
            <w:pPr>
              <w:pStyle w:val="ListParagraph"/>
              <w:numPr>
                <w:ilvl w:val="0"/>
                <w:numId w:val="40"/>
              </w:numPr>
              <w:spacing w:before="240" w:after="0" w:line="240" w:lineRule="auto"/>
              <w:ind w:right="0"/>
              <w:jc w:val="left"/>
              <w:rPr>
                <w:rFonts w:eastAsia="Calibri"/>
                <w:i w:val="0"/>
                <w:iCs/>
                <w:color w:val="auto"/>
              </w:rPr>
            </w:pPr>
            <w:r w:rsidRPr="004141F2">
              <w:rPr>
                <w:rFonts w:eastAsia="Calibri"/>
                <w:i w:val="0"/>
                <w:iCs/>
                <w:color w:val="auto"/>
              </w:rPr>
              <w:t>Player is greeted with login screen requesting credentials tied to their account</w:t>
            </w:r>
          </w:p>
          <w:p w14:paraId="2511F604" w14:textId="4F815099" w:rsidR="004141F2" w:rsidRDefault="004141F2" w:rsidP="004141F2">
            <w:pPr>
              <w:spacing w:before="240" w:after="0" w:line="240" w:lineRule="auto"/>
              <w:ind w:left="0" w:right="0" w:firstLine="0"/>
              <w:jc w:val="left"/>
              <w:rPr>
                <w:rFonts w:eastAsia="Calibri"/>
                <w:i w:val="0"/>
                <w:iCs/>
                <w:color w:val="auto"/>
              </w:rPr>
            </w:pPr>
            <w:r>
              <w:rPr>
                <w:rFonts w:eastAsia="Calibri"/>
                <w:i w:val="0"/>
                <w:iCs/>
                <w:color w:val="auto"/>
              </w:rPr>
              <w:lastRenderedPageBreak/>
              <w:t>2. The player will then enter their credentials</w:t>
            </w:r>
          </w:p>
          <w:p w14:paraId="5A49C6E6" w14:textId="4B023B1E" w:rsidR="004141F2" w:rsidRDefault="004141F2" w:rsidP="004141F2">
            <w:pPr>
              <w:pStyle w:val="ListParagraph"/>
              <w:numPr>
                <w:ilvl w:val="0"/>
                <w:numId w:val="40"/>
              </w:numPr>
              <w:spacing w:before="240" w:after="0" w:line="240" w:lineRule="auto"/>
              <w:ind w:right="0"/>
              <w:jc w:val="left"/>
              <w:rPr>
                <w:rFonts w:eastAsia="Calibri"/>
                <w:i w:val="0"/>
                <w:iCs/>
                <w:color w:val="auto"/>
              </w:rPr>
            </w:pPr>
            <w:r>
              <w:rPr>
                <w:rFonts w:eastAsia="Calibri"/>
                <w:i w:val="0"/>
                <w:iCs/>
                <w:color w:val="auto"/>
              </w:rPr>
              <w:t>The system will cross reference the entered credentials with the profile database holding all player credentials.</w:t>
            </w:r>
          </w:p>
          <w:p w14:paraId="4BEBF968" w14:textId="440C94EA" w:rsidR="004141F2" w:rsidRDefault="004141F2" w:rsidP="004141F2">
            <w:pPr>
              <w:pStyle w:val="ListParagraph"/>
              <w:numPr>
                <w:ilvl w:val="0"/>
                <w:numId w:val="40"/>
              </w:numPr>
              <w:spacing w:before="240" w:after="0" w:line="240" w:lineRule="auto"/>
              <w:ind w:right="0"/>
              <w:jc w:val="left"/>
              <w:rPr>
                <w:rFonts w:eastAsia="Calibri"/>
                <w:i w:val="0"/>
                <w:iCs/>
                <w:color w:val="auto"/>
              </w:rPr>
            </w:pPr>
            <w:r>
              <w:rPr>
                <w:rFonts w:eastAsia="Calibri"/>
                <w:i w:val="0"/>
                <w:iCs/>
                <w:color w:val="auto"/>
              </w:rPr>
              <w:t>If a user’s entered credentials do not match any credentials the system will not allow the user to login until proper credentials are entered</w:t>
            </w:r>
          </w:p>
          <w:p w14:paraId="3132B8C1" w14:textId="786A51AC" w:rsidR="00173B82" w:rsidRPr="004141F2" w:rsidRDefault="004141F2" w:rsidP="004141F2">
            <w:pPr>
              <w:pStyle w:val="ListParagraph"/>
              <w:numPr>
                <w:ilvl w:val="0"/>
                <w:numId w:val="40"/>
              </w:numPr>
              <w:spacing w:before="240" w:after="0" w:line="240" w:lineRule="auto"/>
              <w:ind w:right="0"/>
              <w:jc w:val="left"/>
              <w:rPr>
                <w:rFonts w:eastAsia="Calibri"/>
                <w:i w:val="0"/>
                <w:iCs/>
                <w:color w:val="auto"/>
              </w:rPr>
            </w:pPr>
            <w:r>
              <w:rPr>
                <w:rFonts w:eastAsia="Calibri"/>
                <w:i w:val="0"/>
                <w:iCs/>
                <w:color w:val="auto"/>
              </w:rPr>
              <w:t>When correct credentials are supplied, the user will enter the game, starting on the overworld scene.</w:t>
            </w:r>
          </w:p>
        </w:tc>
      </w:tr>
      <w:tr w:rsidR="00173B82" w:rsidRPr="00173B82" w14:paraId="0EFA8340" w14:textId="77777777" w:rsidTr="00396402">
        <w:tc>
          <w:tcPr>
            <w:tcW w:w="9576" w:type="dxa"/>
          </w:tcPr>
          <w:p w14:paraId="07B3A667" w14:textId="7D95A237" w:rsidR="00173B82" w:rsidRPr="00173B82" w:rsidRDefault="00173B82" w:rsidP="00173B82">
            <w:pPr>
              <w:spacing w:before="240" w:after="0" w:line="240" w:lineRule="auto"/>
              <w:ind w:left="0" w:right="0" w:firstLine="0"/>
              <w:jc w:val="left"/>
              <w:rPr>
                <w:rFonts w:eastAsia="Calibri"/>
                <w:i w:val="0"/>
                <w:iCs/>
                <w:color w:val="auto"/>
              </w:rPr>
            </w:pPr>
            <w:r w:rsidRPr="00173B82">
              <w:rPr>
                <w:rFonts w:eastAsia="Calibri"/>
                <w:i w:val="0"/>
                <w:iCs/>
                <w:color w:val="auto"/>
              </w:rPr>
              <w:lastRenderedPageBreak/>
              <w:t>Alternatives:</w:t>
            </w:r>
            <w:r w:rsidR="004141F2">
              <w:rPr>
                <w:rFonts w:eastAsia="Calibri"/>
                <w:i w:val="0"/>
                <w:iCs/>
                <w:color w:val="auto"/>
              </w:rPr>
              <w:t xml:space="preserve"> </w:t>
            </w:r>
            <w:r w:rsidR="006C7DDC">
              <w:rPr>
                <w:rFonts w:eastAsia="Calibri"/>
                <w:i w:val="0"/>
                <w:iCs/>
                <w:color w:val="auto"/>
              </w:rPr>
              <w:t xml:space="preserve">Users that don’t have an account will be directed to how to create one. Users with accounts that cannot remember their credentials will be allowed </w:t>
            </w:r>
            <w:r w:rsidR="00F56E76">
              <w:rPr>
                <w:rFonts w:eastAsia="Calibri"/>
                <w:i w:val="0"/>
                <w:iCs/>
                <w:color w:val="auto"/>
              </w:rPr>
              <w:t>to enter a recovery process.</w:t>
            </w:r>
          </w:p>
          <w:p w14:paraId="12036D4D" w14:textId="0C87F764" w:rsidR="00173B82" w:rsidRPr="00173B82" w:rsidRDefault="00173B82" w:rsidP="00173B82">
            <w:pPr>
              <w:spacing w:before="240" w:after="0" w:line="240" w:lineRule="auto"/>
              <w:ind w:left="0" w:right="0" w:firstLine="0"/>
              <w:jc w:val="left"/>
              <w:rPr>
                <w:rFonts w:eastAsia="Calibri"/>
                <w:i w:val="0"/>
                <w:iCs/>
                <w:color w:val="auto"/>
              </w:rPr>
            </w:pPr>
            <w:r w:rsidRPr="00173B82">
              <w:rPr>
                <w:rFonts w:eastAsia="Calibri"/>
                <w:i w:val="0"/>
                <w:iCs/>
                <w:color w:val="auto"/>
              </w:rPr>
              <w:t xml:space="preserve">Exceptions: </w:t>
            </w:r>
            <w:r w:rsidR="00F56E76">
              <w:rPr>
                <w:rFonts w:eastAsia="Calibri"/>
                <w:i w:val="0"/>
                <w:iCs/>
                <w:color w:val="auto"/>
              </w:rPr>
              <w:t>Users without an internet connection will not be allowed to log in nor will they be allowed to create any account, since without internet it would be impossible to track user movement on the overworld. Users that have previously logged in will be allowed to enable a saved log in, and skip the login process entirely.</w:t>
            </w:r>
          </w:p>
          <w:p w14:paraId="2884F011" w14:textId="77777777" w:rsidR="00173B82" w:rsidRPr="00173B82" w:rsidRDefault="00173B82" w:rsidP="00173B82">
            <w:pPr>
              <w:spacing w:before="240" w:after="0" w:line="240" w:lineRule="auto"/>
              <w:ind w:left="0" w:right="0" w:firstLine="0"/>
              <w:jc w:val="left"/>
              <w:rPr>
                <w:rFonts w:eastAsia="Calibri"/>
                <w:i w:val="0"/>
                <w:iCs/>
                <w:color w:val="auto"/>
              </w:rPr>
            </w:pPr>
          </w:p>
        </w:tc>
      </w:tr>
    </w:tbl>
    <w:p w14:paraId="3B89D986" w14:textId="77777777" w:rsidR="00173B82" w:rsidRPr="00173B82" w:rsidRDefault="00173B82" w:rsidP="00173B82">
      <w:pPr>
        <w:spacing w:before="240" w:after="0" w:line="276" w:lineRule="auto"/>
        <w:ind w:left="360" w:right="0" w:firstLine="0"/>
        <w:contextualSpacing/>
        <w:jc w:val="left"/>
        <w:rPr>
          <w:rFonts w:eastAsia="Calibri"/>
          <w:i w:val="0"/>
          <w:color w:val="auto"/>
          <w:kern w:val="0"/>
          <w14:ligatures w14:val="none"/>
        </w:rPr>
      </w:pPr>
    </w:p>
    <w:p w14:paraId="77A2A6C9" w14:textId="77777777" w:rsidR="00173B82" w:rsidRPr="00173B82" w:rsidRDefault="00173B82" w:rsidP="00173B82">
      <w:pPr>
        <w:rPr>
          <w:i w:val="0"/>
          <w:iCs/>
          <w:color w:val="auto"/>
        </w:rPr>
      </w:pPr>
    </w:p>
    <w:tbl>
      <w:tblPr>
        <w:tblStyle w:val="TableGrid2"/>
        <w:tblW w:w="0" w:type="auto"/>
        <w:tblLook w:val="04A0" w:firstRow="1" w:lastRow="0" w:firstColumn="1" w:lastColumn="0" w:noHBand="0" w:noVBand="1"/>
      </w:tblPr>
      <w:tblGrid>
        <w:gridCol w:w="9015"/>
      </w:tblGrid>
      <w:tr w:rsidR="00F56E76" w:rsidRPr="00F56E76" w14:paraId="13735FE6" w14:textId="77777777" w:rsidTr="00396402">
        <w:tc>
          <w:tcPr>
            <w:tcW w:w="9576" w:type="dxa"/>
          </w:tcPr>
          <w:p w14:paraId="09CB035A" w14:textId="04175C2F" w:rsidR="00F56E76" w:rsidRPr="00F56E76" w:rsidRDefault="00F56E76" w:rsidP="00F56E76">
            <w:pPr>
              <w:tabs>
                <w:tab w:val="left" w:pos="2897"/>
              </w:tabs>
              <w:spacing w:before="240" w:after="0" w:line="240" w:lineRule="auto"/>
              <w:ind w:left="0" w:right="0" w:firstLine="0"/>
              <w:jc w:val="left"/>
              <w:rPr>
                <w:rFonts w:eastAsia="Calibri"/>
                <w:i w:val="0"/>
                <w:iCs/>
                <w:color w:val="auto"/>
              </w:rPr>
            </w:pPr>
            <w:r w:rsidRPr="00F56E76">
              <w:rPr>
                <w:rFonts w:eastAsia="Calibri"/>
                <w:i w:val="0"/>
                <w:iCs/>
                <w:color w:val="auto"/>
              </w:rPr>
              <w:t xml:space="preserve">Use case ID: </w:t>
            </w:r>
            <w:r>
              <w:rPr>
                <w:rFonts w:eastAsia="Calibri"/>
                <w:i w:val="0"/>
                <w:iCs/>
                <w:color w:val="auto"/>
              </w:rPr>
              <w:t>CC</w:t>
            </w:r>
            <w:r w:rsidR="00E34A1D">
              <w:rPr>
                <w:rFonts w:eastAsia="Calibri"/>
                <w:i w:val="0"/>
                <w:iCs/>
                <w:color w:val="auto"/>
              </w:rPr>
              <w:t>O</w:t>
            </w:r>
            <w:r w:rsidRPr="00F56E76">
              <w:rPr>
                <w:rFonts w:eastAsia="Calibri"/>
                <w:i w:val="0"/>
                <w:iCs/>
                <w:color w:val="auto"/>
              </w:rPr>
              <w:t xml:space="preserve">                           Name:</w:t>
            </w:r>
            <w:r>
              <w:rPr>
                <w:rFonts w:eastAsia="Calibri"/>
                <w:i w:val="0"/>
                <w:iCs/>
                <w:color w:val="auto"/>
              </w:rPr>
              <w:t xml:space="preserve"> Overworld </w:t>
            </w:r>
            <w:r w:rsidR="00E34A1D">
              <w:rPr>
                <w:rFonts w:eastAsia="Calibri"/>
                <w:i w:val="0"/>
                <w:iCs/>
                <w:color w:val="auto"/>
              </w:rPr>
              <w:t>Case</w:t>
            </w:r>
          </w:p>
          <w:p w14:paraId="6BC76BEA" w14:textId="2B7F0A6A" w:rsidR="00F56E76" w:rsidRDefault="00F56E76" w:rsidP="00F56E76">
            <w:pPr>
              <w:spacing w:before="240" w:after="0" w:line="240" w:lineRule="auto"/>
              <w:ind w:left="0" w:right="0" w:firstLine="0"/>
              <w:jc w:val="left"/>
              <w:rPr>
                <w:rFonts w:eastAsia="Calibri"/>
                <w:i w:val="0"/>
                <w:iCs/>
                <w:color w:val="auto"/>
              </w:rPr>
            </w:pPr>
            <w:r w:rsidRPr="00F56E76">
              <w:rPr>
                <w:rFonts w:eastAsia="Calibri"/>
                <w:i w:val="0"/>
                <w:iCs/>
                <w:color w:val="auto"/>
              </w:rPr>
              <w:t>pre-conditions:</w:t>
            </w:r>
            <w:r>
              <w:rPr>
                <w:rFonts w:eastAsia="Calibri"/>
                <w:i w:val="0"/>
                <w:iCs/>
                <w:color w:val="auto"/>
              </w:rPr>
              <w:t xml:space="preserve"> (1) User has logged in with proper credentials.</w:t>
            </w:r>
          </w:p>
          <w:p w14:paraId="45B0448D" w14:textId="406326CD" w:rsidR="00F56E76" w:rsidRDefault="00F56E76" w:rsidP="00F56E76">
            <w:pPr>
              <w:spacing w:before="240" w:after="0" w:line="240" w:lineRule="auto"/>
              <w:ind w:left="0" w:right="0" w:firstLine="0"/>
              <w:jc w:val="left"/>
              <w:rPr>
                <w:rFonts w:eastAsia="Calibri"/>
                <w:i w:val="0"/>
                <w:iCs/>
                <w:color w:val="auto"/>
              </w:rPr>
            </w:pPr>
            <w:r>
              <w:rPr>
                <w:rFonts w:eastAsia="Calibri"/>
                <w:i w:val="0"/>
                <w:iCs/>
                <w:color w:val="auto"/>
              </w:rPr>
              <w:t>(2) User has completed a minigame.</w:t>
            </w:r>
          </w:p>
          <w:p w14:paraId="0A88A55F" w14:textId="16A3798C" w:rsidR="00F56E76" w:rsidRPr="00F56E76" w:rsidRDefault="00F56E76" w:rsidP="00F56E76">
            <w:pPr>
              <w:spacing w:before="240" w:after="0" w:line="240" w:lineRule="auto"/>
              <w:ind w:left="0" w:right="0" w:firstLine="0"/>
              <w:jc w:val="left"/>
              <w:rPr>
                <w:rFonts w:eastAsia="Calibri"/>
                <w:i w:val="0"/>
                <w:iCs/>
                <w:color w:val="auto"/>
              </w:rPr>
            </w:pPr>
            <w:r>
              <w:rPr>
                <w:rFonts w:eastAsia="Calibri"/>
                <w:i w:val="0"/>
                <w:iCs/>
                <w:color w:val="auto"/>
              </w:rPr>
              <w:t>(3) User has returned from visiting their collection</w:t>
            </w:r>
          </w:p>
          <w:p w14:paraId="2350ABCF" w14:textId="743039E6" w:rsidR="00F56E76" w:rsidRDefault="00F56E76" w:rsidP="00F56E76">
            <w:pPr>
              <w:spacing w:before="240" w:after="0" w:line="240" w:lineRule="auto"/>
              <w:ind w:left="0" w:right="0" w:firstLine="0"/>
              <w:jc w:val="left"/>
              <w:rPr>
                <w:rFonts w:eastAsia="Calibri"/>
                <w:i w:val="0"/>
                <w:iCs/>
                <w:color w:val="auto"/>
              </w:rPr>
            </w:pPr>
            <w:r w:rsidRPr="00F56E76">
              <w:rPr>
                <w:rFonts w:eastAsia="Calibri"/>
                <w:i w:val="0"/>
                <w:iCs/>
                <w:color w:val="auto"/>
              </w:rPr>
              <w:t>post-conditions:</w:t>
            </w:r>
            <w:r>
              <w:rPr>
                <w:rFonts w:eastAsia="Calibri"/>
                <w:i w:val="0"/>
                <w:iCs/>
                <w:color w:val="auto"/>
              </w:rPr>
              <w:t xml:space="preserve"> (1) User has entered a minigame via an overworld event.</w:t>
            </w:r>
          </w:p>
          <w:p w14:paraId="39A54AC2" w14:textId="6A9CEFFB" w:rsidR="00F56E76" w:rsidRDefault="00F56E76" w:rsidP="00F56E76">
            <w:pPr>
              <w:spacing w:before="240" w:after="0" w:line="240" w:lineRule="auto"/>
              <w:ind w:left="0" w:right="0" w:firstLine="0"/>
              <w:jc w:val="left"/>
              <w:rPr>
                <w:rFonts w:eastAsia="Calibri"/>
                <w:i w:val="0"/>
                <w:iCs/>
                <w:color w:val="auto"/>
              </w:rPr>
            </w:pPr>
            <w:r>
              <w:rPr>
                <w:rFonts w:eastAsia="Calibri"/>
                <w:i w:val="0"/>
                <w:iCs/>
                <w:color w:val="auto"/>
              </w:rPr>
              <w:t>(2) User has entered their personal collection.</w:t>
            </w:r>
          </w:p>
          <w:p w14:paraId="609FECD8" w14:textId="462E2C7F" w:rsidR="00F56E76" w:rsidRPr="00F56E76" w:rsidRDefault="00F56E76" w:rsidP="00F56E76">
            <w:pPr>
              <w:spacing w:before="240" w:after="0" w:line="240" w:lineRule="auto"/>
              <w:ind w:left="0" w:right="0" w:firstLine="0"/>
              <w:jc w:val="left"/>
              <w:rPr>
                <w:rFonts w:eastAsia="Calibri"/>
                <w:i w:val="0"/>
                <w:iCs/>
                <w:color w:val="auto"/>
              </w:rPr>
            </w:pPr>
            <w:r>
              <w:rPr>
                <w:rFonts w:eastAsia="Calibri"/>
                <w:i w:val="0"/>
                <w:iCs/>
                <w:color w:val="auto"/>
              </w:rPr>
              <w:t>(3) User has exited the application.</w:t>
            </w:r>
          </w:p>
          <w:p w14:paraId="68DBDFFD" w14:textId="548CC293" w:rsidR="00F56E76" w:rsidRPr="00F56E76" w:rsidRDefault="00F56E76" w:rsidP="00F56E76">
            <w:pPr>
              <w:spacing w:before="240" w:after="0" w:line="240" w:lineRule="auto"/>
              <w:ind w:left="0" w:right="0" w:firstLine="0"/>
              <w:jc w:val="left"/>
              <w:rPr>
                <w:rFonts w:eastAsia="Calibri"/>
                <w:i w:val="0"/>
                <w:iCs/>
                <w:color w:val="auto"/>
              </w:rPr>
            </w:pPr>
            <w:r w:rsidRPr="00F56E76">
              <w:rPr>
                <w:rFonts w:eastAsia="Calibri"/>
                <w:i w:val="0"/>
                <w:iCs/>
                <w:color w:val="auto"/>
              </w:rPr>
              <w:t>Initiated by:</w:t>
            </w:r>
            <w:r>
              <w:rPr>
                <w:rFonts w:eastAsia="Calibri"/>
                <w:i w:val="0"/>
                <w:iCs/>
                <w:color w:val="auto"/>
              </w:rPr>
              <w:t xml:space="preserve"> User interacting with an augmented reality map displaying their IRL coordinates onto a map</w:t>
            </w:r>
            <w:r w:rsidR="00EA6942">
              <w:rPr>
                <w:rFonts w:eastAsia="Calibri"/>
                <w:i w:val="0"/>
                <w:iCs/>
                <w:color w:val="auto"/>
              </w:rPr>
              <w:t>.</w:t>
            </w:r>
          </w:p>
          <w:p w14:paraId="562CEB2A" w14:textId="36F000D9" w:rsidR="00F56E76" w:rsidRPr="00F56E76" w:rsidRDefault="00F56E76" w:rsidP="00F56E76">
            <w:pPr>
              <w:spacing w:before="240" w:after="0" w:line="240" w:lineRule="auto"/>
              <w:ind w:left="0" w:right="0" w:firstLine="0"/>
              <w:jc w:val="left"/>
              <w:rPr>
                <w:rFonts w:eastAsia="Calibri"/>
                <w:i w:val="0"/>
                <w:iCs/>
                <w:color w:val="auto"/>
              </w:rPr>
            </w:pPr>
            <w:r w:rsidRPr="00F56E76">
              <w:rPr>
                <w:rFonts w:eastAsia="Calibri"/>
                <w:i w:val="0"/>
                <w:iCs/>
                <w:color w:val="auto"/>
              </w:rPr>
              <w:t>Triggering Event:</w:t>
            </w:r>
            <w:r>
              <w:rPr>
                <w:rFonts w:eastAsia="Calibri"/>
                <w:i w:val="0"/>
                <w:iCs/>
                <w:color w:val="auto"/>
              </w:rPr>
              <w:t xml:space="preserve"> User will </w:t>
            </w:r>
            <w:r w:rsidR="00EA6942">
              <w:rPr>
                <w:rFonts w:eastAsia="Calibri"/>
                <w:i w:val="0"/>
                <w:iCs/>
                <w:color w:val="auto"/>
              </w:rPr>
              <w:t>initiate returning to overworld from other scenes like Login, Minigames, and Collection scenes.</w:t>
            </w:r>
          </w:p>
          <w:p w14:paraId="14468693" w14:textId="2DB11EC6" w:rsidR="00F56E76" w:rsidRPr="00F56E76" w:rsidRDefault="00F56E76" w:rsidP="00F56E76">
            <w:pPr>
              <w:spacing w:before="240" w:after="0" w:line="240" w:lineRule="auto"/>
              <w:ind w:left="0" w:right="0" w:firstLine="0"/>
              <w:jc w:val="left"/>
              <w:rPr>
                <w:rFonts w:eastAsia="Calibri"/>
                <w:i w:val="0"/>
                <w:iCs/>
                <w:color w:val="auto"/>
              </w:rPr>
            </w:pPr>
            <w:r w:rsidRPr="00F56E76">
              <w:rPr>
                <w:rFonts w:eastAsia="Calibri"/>
                <w:i w:val="0"/>
                <w:iCs/>
                <w:color w:val="auto"/>
              </w:rPr>
              <w:t>Additional Actors:</w:t>
            </w:r>
            <w:r w:rsidR="00EA6942">
              <w:rPr>
                <w:rFonts w:eastAsia="Calibri"/>
                <w:i w:val="0"/>
                <w:iCs/>
                <w:color w:val="auto"/>
              </w:rPr>
              <w:t xml:space="preserve"> The user must maintain a stable internet connection</w:t>
            </w:r>
            <w:r w:rsidR="004B47CE">
              <w:rPr>
                <w:rFonts w:eastAsia="Calibri"/>
                <w:i w:val="0"/>
                <w:iCs/>
                <w:color w:val="auto"/>
              </w:rPr>
              <w:t>,</w:t>
            </w:r>
            <w:r w:rsidR="00EA6942">
              <w:rPr>
                <w:rFonts w:eastAsia="Calibri"/>
                <w:i w:val="0"/>
                <w:iCs/>
                <w:color w:val="auto"/>
              </w:rPr>
              <w:t xml:space="preserve"> via a mobile service provider</w:t>
            </w:r>
            <w:r w:rsidR="004B47CE">
              <w:rPr>
                <w:rFonts w:eastAsia="Calibri"/>
                <w:i w:val="0"/>
                <w:iCs/>
                <w:color w:val="auto"/>
              </w:rPr>
              <w:t>,</w:t>
            </w:r>
            <w:r w:rsidR="00EA6942">
              <w:rPr>
                <w:rFonts w:eastAsia="Calibri"/>
                <w:i w:val="0"/>
                <w:iCs/>
                <w:color w:val="auto"/>
              </w:rPr>
              <w:t xml:space="preserve"> in order to accurately </w:t>
            </w:r>
            <w:r w:rsidR="004B47CE">
              <w:rPr>
                <w:rFonts w:eastAsia="Calibri"/>
                <w:i w:val="0"/>
                <w:iCs/>
                <w:color w:val="auto"/>
              </w:rPr>
              <w:t xml:space="preserve">update their location </w:t>
            </w:r>
            <w:r w:rsidR="00470884">
              <w:rPr>
                <w:rFonts w:eastAsia="Calibri"/>
                <w:i w:val="0"/>
                <w:iCs/>
                <w:color w:val="auto"/>
              </w:rPr>
              <w:t>on the overworld map.</w:t>
            </w:r>
          </w:p>
          <w:p w14:paraId="70A5607C" w14:textId="77777777" w:rsidR="00F56E76" w:rsidRPr="00F56E76" w:rsidRDefault="00F56E76" w:rsidP="00F56E76">
            <w:pPr>
              <w:spacing w:before="240" w:after="0" w:line="240" w:lineRule="auto"/>
              <w:ind w:left="0" w:right="0" w:firstLine="0"/>
              <w:jc w:val="left"/>
              <w:rPr>
                <w:rFonts w:eastAsia="Calibri"/>
                <w:i w:val="0"/>
                <w:iCs/>
                <w:color w:val="auto"/>
              </w:rPr>
            </w:pPr>
          </w:p>
        </w:tc>
      </w:tr>
      <w:tr w:rsidR="00F56E76" w:rsidRPr="00F56E76" w14:paraId="39E3BD08" w14:textId="77777777" w:rsidTr="00396402">
        <w:tc>
          <w:tcPr>
            <w:tcW w:w="9576" w:type="dxa"/>
          </w:tcPr>
          <w:p w14:paraId="4C32AEEE" w14:textId="15EA834E" w:rsidR="00F56E76" w:rsidRDefault="00F56E76" w:rsidP="00F56E76">
            <w:pPr>
              <w:spacing w:before="240" w:after="0" w:line="240" w:lineRule="auto"/>
              <w:ind w:left="0" w:right="0" w:firstLine="0"/>
              <w:jc w:val="left"/>
              <w:rPr>
                <w:rFonts w:eastAsia="Calibri"/>
                <w:i w:val="0"/>
                <w:iCs/>
                <w:color w:val="auto"/>
              </w:rPr>
            </w:pPr>
            <w:r w:rsidRPr="00F56E76">
              <w:rPr>
                <w:rFonts w:eastAsia="Calibri"/>
                <w:i w:val="0"/>
                <w:iCs/>
                <w:color w:val="auto"/>
              </w:rPr>
              <w:lastRenderedPageBreak/>
              <w:t>Sequence of Events:</w:t>
            </w:r>
            <w:r w:rsidR="00470884">
              <w:rPr>
                <w:rFonts w:eastAsia="Calibri"/>
                <w:i w:val="0"/>
                <w:iCs/>
                <w:color w:val="auto"/>
              </w:rPr>
              <w:t xml:space="preserve"> </w:t>
            </w:r>
          </w:p>
          <w:p w14:paraId="296BEE63" w14:textId="65097B9B" w:rsidR="00470884" w:rsidRDefault="00470884" w:rsidP="00F56E76">
            <w:pPr>
              <w:spacing w:before="240" w:after="0" w:line="240" w:lineRule="auto"/>
              <w:ind w:left="0" w:right="0" w:firstLine="0"/>
              <w:jc w:val="left"/>
              <w:rPr>
                <w:rFonts w:eastAsia="Calibri"/>
                <w:i w:val="0"/>
                <w:iCs/>
                <w:color w:val="auto"/>
              </w:rPr>
            </w:pPr>
            <w:r>
              <w:rPr>
                <w:rFonts w:eastAsia="Calibri"/>
                <w:i w:val="0"/>
                <w:iCs/>
                <w:color w:val="auto"/>
              </w:rPr>
              <w:t>1. The user has entered the world from the log-in screen.</w:t>
            </w:r>
          </w:p>
          <w:p w14:paraId="2D5056A8" w14:textId="2963925D" w:rsidR="00470884" w:rsidRDefault="00470884" w:rsidP="00470884">
            <w:pPr>
              <w:pStyle w:val="ListParagraph"/>
              <w:numPr>
                <w:ilvl w:val="0"/>
                <w:numId w:val="41"/>
              </w:numPr>
              <w:spacing w:before="240" w:after="0" w:line="240" w:lineRule="auto"/>
              <w:ind w:right="0"/>
              <w:jc w:val="left"/>
              <w:rPr>
                <w:rFonts w:eastAsia="Calibri"/>
                <w:i w:val="0"/>
                <w:iCs/>
                <w:color w:val="auto"/>
              </w:rPr>
            </w:pPr>
            <w:r>
              <w:rPr>
                <w:rFonts w:eastAsia="Calibri"/>
                <w:i w:val="0"/>
                <w:iCs/>
                <w:color w:val="auto"/>
              </w:rPr>
              <w:t>The overworld receives the user’s GPS coordinates and plots them on a 1 to 1 map of their location, much like Google would when showing your location on Google Maps.</w:t>
            </w:r>
          </w:p>
          <w:p w14:paraId="5CC77D24" w14:textId="201C85CC" w:rsidR="00470884" w:rsidRDefault="00470884" w:rsidP="00470884">
            <w:pPr>
              <w:pStyle w:val="ListParagraph"/>
              <w:numPr>
                <w:ilvl w:val="0"/>
                <w:numId w:val="41"/>
              </w:numPr>
              <w:spacing w:before="240" w:after="0" w:line="240" w:lineRule="auto"/>
              <w:ind w:right="0"/>
              <w:jc w:val="left"/>
              <w:rPr>
                <w:rFonts w:eastAsia="Calibri"/>
                <w:i w:val="0"/>
                <w:iCs/>
                <w:color w:val="auto"/>
              </w:rPr>
            </w:pPr>
            <w:r>
              <w:rPr>
                <w:rFonts w:eastAsia="Calibri"/>
                <w:i w:val="0"/>
                <w:iCs/>
                <w:color w:val="auto"/>
              </w:rPr>
              <w:t>Once the location is updated on the map, the overworld is populated with random events, that when interacted with will trigger a minigame.</w:t>
            </w:r>
          </w:p>
          <w:p w14:paraId="5EB53D77" w14:textId="39DC87FC" w:rsidR="00470884" w:rsidRPr="00470884" w:rsidRDefault="00470884" w:rsidP="00470884">
            <w:pPr>
              <w:pStyle w:val="ListParagraph"/>
              <w:numPr>
                <w:ilvl w:val="0"/>
                <w:numId w:val="41"/>
              </w:numPr>
              <w:spacing w:before="240" w:after="0" w:line="240" w:lineRule="auto"/>
              <w:ind w:right="0"/>
              <w:jc w:val="left"/>
              <w:rPr>
                <w:rFonts w:eastAsia="Calibri"/>
                <w:i w:val="0"/>
                <w:iCs/>
                <w:color w:val="auto"/>
              </w:rPr>
            </w:pPr>
            <w:r>
              <w:rPr>
                <w:rFonts w:eastAsia="Calibri"/>
                <w:i w:val="0"/>
                <w:iCs/>
                <w:color w:val="auto"/>
              </w:rPr>
              <w:t>A button will also appear in a convenient area of the UI, allowing the user to enter their personal collection of items received from minigames.</w:t>
            </w:r>
          </w:p>
          <w:p w14:paraId="2EB5BB7C" w14:textId="747B6824" w:rsidR="00470884" w:rsidRDefault="00470884" w:rsidP="00470884">
            <w:pPr>
              <w:spacing w:before="240" w:after="0" w:line="240" w:lineRule="auto"/>
              <w:ind w:left="0" w:right="0" w:firstLine="0"/>
              <w:jc w:val="left"/>
              <w:rPr>
                <w:rFonts w:eastAsia="Calibri"/>
                <w:i w:val="0"/>
                <w:iCs/>
                <w:color w:val="auto"/>
              </w:rPr>
            </w:pPr>
            <w:r>
              <w:rPr>
                <w:rFonts w:eastAsia="Calibri"/>
                <w:i w:val="0"/>
                <w:iCs/>
                <w:color w:val="auto"/>
              </w:rPr>
              <w:t>2. The user interacts with a randomly generated event displayed to them as they walk through the real world.</w:t>
            </w:r>
          </w:p>
          <w:p w14:paraId="4F6DB907" w14:textId="18302F7A" w:rsidR="00F56E76" w:rsidRDefault="00470884" w:rsidP="00470884">
            <w:pPr>
              <w:pStyle w:val="ListParagraph"/>
              <w:numPr>
                <w:ilvl w:val="0"/>
                <w:numId w:val="42"/>
              </w:numPr>
              <w:spacing w:before="240" w:after="0" w:line="240" w:lineRule="auto"/>
              <w:ind w:right="0"/>
              <w:jc w:val="left"/>
              <w:rPr>
                <w:rFonts w:eastAsia="Calibri"/>
                <w:i w:val="0"/>
                <w:iCs/>
                <w:color w:val="auto"/>
              </w:rPr>
            </w:pPr>
            <w:r>
              <w:rPr>
                <w:rFonts w:eastAsia="Calibri"/>
                <w:i w:val="0"/>
                <w:iCs/>
                <w:color w:val="auto"/>
              </w:rPr>
              <w:t>The user will be transported to another scene that will display the minigame that has been chosen for them to play, leaving the overworld behind until the user can finish the encounter.</w:t>
            </w:r>
          </w:p>
          <w:p w14:paraId="30A9749C" w14:textId="4E7955F6" w:rsidR="00470884" w:rsidRDefault="00470884" w:rsidP="00470884">
            <w:pPr>
              <w:spacing w:before="240" w:after="0" w:line="240" w:lineRule="auto"/>
              <w:ind w:left="0" w:right="0" w:firstLine="0"/>
              <w:jc w:val="left"/>
              <w:rPr>
                <w:rFonts w:eastAsia="Calibri"/>
                <w:i w:val="0"/>
                <w:iCs/>
                <w:color w:val="auto"/>
              </w:rPr>
            </w:pPr>
            <w:r>
              <w:rPr>
                <w:rFonts w:eastAsia="Calibri"/>
                <w:i w:val="0"/>
                <w:iCs/>
                <w:color w:val="auto"/>
              </w:rPr>
              <w:t>3. The user returns from the minigame and wishes to enter their collection. They press the collection button while on the overworld screen.</w:t>
            </w:r>
          </w:p>
          <w:p w14:paraId="63ADF00D" w14:textId="2DD597F5" w:rsidR="00470884" w:rsidRDefault="00470884" w:rsidP="00470884">
            <w:pPr>
              <w:pStyle w:val="ListParagraph"/>
              <w:numPr>
                <w:ilvl w:val="0"/>
                <w:numId w:val="42"/>
              </w:numPr>
              <w:spacing w:before="240" w:after="0" w:line="240" w:lineRule="auto"/>
              <w:ind w:right="0"/>
              <w:jc w:val="left"/>
              <w:rPr>
                <w:rFonts w:eastAsia="Calibri"/>
                <w:i w:val="0"/>
                <w:iCs/>
                <w:color w:val="auto"/>
              </w:rPr>
            </w:pPr>
            <w:r>
              <w:rPr>
                <w:rFonts w:eastAsia="Calibri"/>
                <w:i w:val="0"/>
                <w:iCs/>
                <w:color w:val="auto"/>
              </w:rPr>
              <w:t>The user will be transported to the collection scene, which will display all rewards earned from minigames/events/encounters.</w:t>
            </w:r>
          </w:p>
          <w:p w14:paraId="2CFC77CF" w14:textId="7515B709" w:rsidR="00470884" w:rsidRDefault="00470884" w:rsidP="00470884">
            <w:pPr>
              <w:pStyle w:val="ListParagraph"/>
              <w:numPr>
                <w:ilvl w:val="0"/>
                <w:numId w:val="42"/>
              </w:numPr>
              <w:spacing w:before="240" w:after="0" w:line="240" w:lineRule="auto"/>
              <w:ind w:right="0"/>
              <w:jc w:val="left"/>
              <w:rPr>
                <w:rFonts w:eastAsia="Calibri"/>
                <w:i w:val="0"/>
                <w:iCs/>
                <w:color w:val="auto"/>
              </w:rPr>
            </w:pPr>
            <w:r>
              <w:rPr>
                <w:rFonts w:eastAsia="Calibri"/>
                <w:i w:val="0"/>
                <w:iCs/>
                <w:color w:val="auto"/>
              </w:rPr>
              <w:t>The user may return to the overworld and have their location again updated, to accurately reflect any changes while in other scenes.</w:t>
            </w:r>
          </w:p>
          <w:p w14:paraId="0D8550CC" w14:textId="35B9AF0E" w:rsidR="00470884" w:rsidRDefault="00470884" w:rsidP="00470884">
            <w:pPr>
              <w:spacing w:before="240" w:after="0" w:line="240" w:lineRule="auto"/>
              <w:ind w:left="0" w:right="0" w:firstLine="0"/>
              <w:jc w:val="left"/>
              <w:rPr>
                <w:rFonts w:eastAsia="Calibri"/>
                <w:i w:val="0"/>
                <w:iCs/>
                <w:color w:val="auto"/>
              </w:rPr>
            </w:pPr>
            <w:r>
              <w:rPr>
                <w:rFonts w:eastAsia="Calibri"/>
                <w:i w:val="0"/>
                <w:iCs/>
                <w:color w:val="auto"/>
              </w:rPr>
              <w:t>4. The user has finished playing for the day, the user exits the games.</w:t>
            </w:r>
          </w:p>
          <w:p w14:paraId="033E6DB2" w14:textId="77777777" w:rsidR="00F56E76" w:rsidRDefault="00470884" w:rsidP="00470884">
            <w:pPr>
              <w:pStyle w:val="ListParagraph"/>
              <w:numPr>
                <w:ilvl w:val="0"/>
                <w:numId w:val="43"/>
              </w:numPr>
              <w:spacing w:before="240" w:after="0" w:line="240" w:lineRule="auto"/>
              <w:ind w:right="0"/>
              <w:jc w:val="left"/>
              <w:rPr>
                <w:rFonts w:eastAsia="Calibri"/>
                <w:i w:val="0"/>
                <w:iCs/>
                <w:color w:val="auto"/>
              </w:rPr>
            </w:pPr>
            <w:r>
              <w:rPr>
                <w:rFonts w:eastAsia="Calibri"/>
                <w:i w:val="0"/>
                <w:iCs/>
                <w:color w:val="auto"/>
              </w:rPr>
              <w:t>Depending on how the user has set up their account log-in, the application will either exit and not store their saved credentials, leading to them to have to reenter them upon opening the application again, or the game will have their credentials saved. Skipping the log-in process.</w:t>
            </w:r>
          </w:p>
          <w:p w14:paraId="0E890725" w14:textId="33A275DA" w:rsidR="00470884" w:rsidRPr="00470884" w:rsidRDefault="00470884" w:rsidP="00470884">
            <w:pPr>
              <w:pStyle w:val="ListParagraph"/>
              <w:spacing w:before="240" w:after="0" w:line="240" w:lineRule="auto"/>
              <w:ind w:right="0" w:firstLine="0"/>
              <w:jc w:val="left"/>
              <w:rPr>
                <w:rFonts w:eastAsia="Calibri"/>
                <w:i w:val="0"/>
                <w:iCs/>
                <w:color w:val="auto"/>
              </w:rPr>
            </w:pPr>
          </w:p>
        </w:tc>
      </w:tr>
      <w:tr w:rsidR="00F56E76" w:rsidRPr="00F56E76" w14:paraId="505BE0F5" w14:textId="77777777" w:rsidTr="00396402">
        <w:tc>
          <w:tcPr>
            <w:tcW w:w="9576" w:type="dxa"/>
          </w:tcPr>
          <w:p w14:paraId="70D7A449" w14:textId="602AC689" w:rsidR="00F56E76" w:rsidRPr="00F56E76" w:rsidRDefault="00F56E76" w:rsidP="00F56E76">
            <w:pPr>
              <w:spacing w:before="240" w:after="0" w:line="240" w:lineRule="auto"/>
              <w:ind w:left="0" w:right="0" w:firstLine="0"/>
              <w:jc w:val="left"/>
              <w:rPr>
                <w:rFonts w:eastAsia="Calibri"/>
                <w:i w:val="0"/>
                <w:iCs/>
                <w:color w:val="auto"/>
              </w:rPr>
            </w:pPr>
            <w:r w:rsidRPr="00F56E76">
              <w:rPr>
                <w:rFonts w:eastAsia="Calibri"/>
                <w:i w:val="0"/>
                <w:iCs/>
                <w:color w:val="auto"/>
              </w:rPr>
              <w:t>Alternatives:</w:t>
            </w:r>
            <w:r w:rsidR="00470884">
              <w:rPr>
                <w:rFonts w:eastAsia="Calibri"/>
                <w:i w:val="0"/>
                <w:iCs/>
                <w:color w:val="auto"/>
              </w:rPr>
              <w:t xml:space="preserve"> Users may be allowed </w:t>
            </w:r>
            <w:r w:rsidR="00E34A1D">
              <w:rPr>
                <w:rFonts w:eastAsia="Calibri"/>
                <w:i w:val="0"/>
                <w:iCs/>
                <w:color w:val="auto"/>
              </w:rPr>
              <w:t>to interact with events on the overworld map, simply by clicking on said events as they generate, bypassing the need to physically walk through the map.</w:t>
            </w:r>
          </w:p>
          <w:p w14:paraId="1BC67032" w14:textId="305CD02C" w:rsidR="00F56E76" w:rsidRPr="00F56E76" w:rsidRDefault="00F56E76" w:rsidP="00F56E76">
            <w:pPr>
              <w:spacing w:before="240" w:after="0" w:line="240" w:lineRule="auto"/>
              <w:ind w:left="0" w:right="0" w:firstLine="0"/>
              <w:jc w:val="left"/>
              <w:rPr>
                <w:rFonts w:eastAsia="Calibri"/>
                <w:i w:val="0"/>
                <w:iCs/>
                <w:color w:val="auto"/>
              </w:rPr>
            </w:pPr>
            <w:r w:rsidRPr="00F56E76">
              <w:rPr>
                <w:rFonts w:eastAsia="Calibri"/>
                <w:i w:val="0"/>
                <w:iCs/>
                <w:color w:val="auto"/>
              </w:rPr>
              <w:t xml:space="preserve">Exceptions: </w:t>
            </w:r>
            <w:r w:rsidR="00E34A1D">
              <w:rPr>
                <w:rFonts w:eastAsia="Calibri"/>
                <w:i w:val="0"/>
                <w:iCs/>
                <w:color w:val="auto"/>
              </w:rPr>
              <w:t xml:space="preserve">In the case of users that wish to experience the app but health problems won’t allow them to do so, clearance will be given to allow location updating to be simulated via </w:t>
            </w:r>
            <w:r w:rsidR="00E34A1D">
              <w:rPr>
                <w:rFonts w:eastAsia="Calibri"/>
                <w:i w:val="0"/>
                <w:iCs/>
                <w:color w:val="auto"/>
              </w:rPr>
              <w:lastRenderedPageBreak/>
              <w:t>button presses on the map, as opposed to having to physically walk to new locations that they cannot feasibly access in their condition.</w:t>
            </w:r>
          </w:p>
          <w:p w14:paraId="26CAE264" w14:textId="77777777" w:rsidR="00F56E76" w:rsidRPr="00F56E76" w:rsidRDefault="00F56E76" w:rsidP="00F56E76">
            <w:pPr>
              <w:spacing w:before="240" w:after="0" w:line="240" w:lineRule="auto"/>
              <w:ind w:left="0" w:right="0" w:firstLine="0"/>
              <w:jc w:val="left"/>
              <w:rPr>
                <w:rFonts w:eastAsia="Calibri"/>
                <w:i w:val="0"/>
                <w:iCs/>
                <w:color w:val="auto"/>
              </w:rPr>
            </w:pPr>
          </w:p>
        </w:tc>
      </w:tr>
    </w:tbl>
    <w:p w14:paraId="6FD1ED8B" w14:textId="77777777" w:rsidR="00F56E76" w:rsidRPr="00F56E76" w:rsidRDefault="00F56E76" w:rsidP="00F56E76">
      <w:pPr>
        <w:spacing w:before="240" w:after="0" w:line="276" w:lineRule="auto"/>
        <w:ind w:left="360" w:right="0" w:firstLine="0"/>
        <w:contextualSpacing/>
        <w:jc w:val="left"/>
        <w:rPr>
          <w:rFonts w:eastAsia="Calibri"/>
          <w:i w:val="0"/>
          <w:color w:val="auto"/>
          <w:kern w:val="0"/>
          <w14:ligatures w14:val="none"/>
        </w:rPr>
      </w:pPr>
    </w:p>
    <w:p w14:paraId="40389628" w14:textId="57216F5C" w:rsidR="00B0630F" w:rsidRDefault="00B0630F" w:rsidP="00B0630F"/>
    <w:p w14:paraId="7EEB35EE" w14:textId="77777777" w:rsidR="00E34A1D" w:rsidRDefault="00E34A1D" w:rsidP="00B0630F"/>
    <w:p w14:paraId="26F83711" w14:textId="77777777" w:rsidR="00E34A1D" w:rsidRDefault="00E34A1D" w:rsidP="00B0630F"/>
    <w:p w14:paraId="17ACF1A4" w14:textId="77777777" w:rsidR="00E34A1D" w:rsidRDefault="00E34A1D" w:rsidP="00B0630F"/>
    <w:p w14:paraId="168EAF98" w14:textId="77777777" w:rsidR="00E34A1D" w:rsidRDefault="00E34A1D" w:rsidP="00B0630F"/>
    <w:tbl>
      <w:tblPr>
        <w:tblStyle w:val="TableGrid3"/>
        <w:tblW w:w="0" w:type="auto"/>
        <w:tblLook w:val="04A0" w:firstRow="1" w:lastRow="0" w:firstColumn="1" w:lastColumn="0" w:noHBand="0" w:noVBand="1"/>
      </w:tblPr>
      <w:tblGrid>
        <w:gridCol w:w="9015"/>
      </w:tblGrid>
      <w:tr w:rsidR="00E34A1D" w:rsidRPr="00E34A1D" w14:paraId="03BA3A08" w14:textId="77777777" w:rsidTr="00396402">
        <w:tc>
          <w:tcPr>
            <w:tcW w:w="9576" w:type="dxa"/>
          </w:tcPr>
          <w:p w14:paraId="55A1EDF4" w14:textId="05BB4DDE" w:rsidR="00E34A1D" w:rsidRPr="00E34A1D" w:rsidRDefault="00E34A1D" w:rsidP="00E34A1D">
            <w:pPr>
              <w:tabs>
                <w:tab w:val="left" w:pos="2897"/>
              </w:tabs>
              <w:spacing w:before="240" w:after="0" w:line="240" w:lineRule="auto"/>
              <w:ind w:left="0" w:right="0" w:firstLine="0"/>
              <w:jc w:val="left"/>
              <w:rPr>
                <w:rFonts w:eastAsia="Calibri"/>
                <w:i w:val="0"/>
                <w:iCs/>
                <w:color w:val="auto"/>
              </w:rPr>
            </w:pPr>
            <w:r w:rsidRPr="00E34A1D">
              <w:rPr>
                <w:rFonts w:eastAsia="Calibri"/>
                <w:i w:val="0"/>
                <w:iCs/>
                <w:color w:val="auto"/>
              </w:rPr>
              <w:t>Use case ID:</w:t>
            </w:r>
            <w:r>
              <w:rPr>
                <w:rFonts w:eastAsia="Calibri"/>
                <w:i w:val="0"/>
                <w:iCs/>
                <w:color w:val="auto"/>
              </w:rPr>
              <w:t xml:space="preserve"> CCC</w:t>
            </w:r>
            <w:r w:rsidRPr="00E34A1D">
              <w:rPr>
                <w:rFonts w:eastAsia="Calibri"/>
                <w:i w:val="0"/>
                <w:iCs/>
                <w:color w:val="auto"/>
              </w:rPr>
              <w:t xml:space="preserve">                             Name:</w:t>
            </w:r>
            <w:r>
              <w:rPr>
                <w:rFonts w:eastAsia="Calibri"/>
                <w:i w:val="0"/>
                <w:iCs/>
                <w:color w:val="auto"/>
              </w:rPr>
              <w:t xml:space="preserve"> Collection Case</w:t>
            </w:r>
          </w:p>
          <w:p w14:paraId="4032905E" w14:textId="133E0737" w:rsidR="00E34A1D" w:rsidRDefault="00E34A1D" w:rsidP="00E34A1D">
            <w:pPr>
              <w:spacing w:before="240" w:after="0" w:line="240" w:lineRule="auto"/>
              <w:ind w:left="0" w:right="0" w:firstLine="0"/>
              <w:jc w:val="left"/>
              <w:rPr>
                <w:rFonts w:eastAsia="Calibri"/>
                <w:i w:val="0"/>
                <w:iCs/>
                <w:color w:val="auto"/>
              </w:rPr>
            </w:pPr>
            <w:r w:rsidRPr="00E34A1D">
              <w:rPr>
                <w:rFonts w:eastAsia="Calibri"/>
                <w:i w:val="0"/>
                <w:iCs/>
                <w:color w:val="auto"/>
              </w:rPr>
              <w:t>pre-conditions:</w:t>
            </w:r>
            <w:r>
              <w:rPr>
                <w:rFonts w:eastAsia="Calibri"/>
                <w:i w:val="0"/>
                <w:iCs/>
                <w:color w:val="auto"/>
              </w:rPr>
              <w:t xml:space="preserve"> (1) A user has a registered account.</w:t>
            </w:r>
          </w:p>
          <w:p w14:paraId="01529E59" w14:textId="5DFC1DFF" w:rsidR="00E34A1D" w:rsidRPr="00E34A1D" w:rsidRDefault="00E34A1D" w:rsidP="00E34A1D">
            <w:pPr>
              <w:spacing w:before="240" w:after="0" w:line="240" w:lineRule="auto"/>
              <w:ind w:left="0" w:right="0" w:firstLine="0"/>
              <w:jc w:val="left"/>
              <w:rPr>
                <w:rFonts w:eastAsia="Calibri"/>
                <w:i w:val="0"/>
                <w:iCs/>
                <w:color w:val="auto"/>
              </w:rPr>
            </w:pPr>
            <w:r>
              <w:rPr>
                <w:rFonts w:eastAsia="Calibri"/>
                <w:i w:val="0"/>
                <w:iCs/>
                <w:color w:val="auto"/>
              </w:rPr>
              <w:t>(2) A user has completed at least 1 minigame</w:t>
            </w:r>
          </w:p>
          <w:p w14:paraId="6ED9411C" w14:textId="444459EA" w:rsidR="00E34A1D" w:rsidRDefault="00E34A1D" w:rsidP="00E34A1D">
            <w:pPr>
              <w:spacing w:before="240" w:after="0" w:line="240" w:lineRule="auto"/>
              <w:ind w:left="0" w:right="0" w:firstLine="0"/>
              <w:jc w:val="left"/>
              <w:rPr>
                <w:rFonts w:eastAsia="Calibri"/>
                <w:i w:val="0"/>
                <w:iCs/>
                <w:color w:val="auto"/>
              </w:rPr>
            </w:pPr>
            <w:r w:rsidRPr="00E34A1D">
              <w:rPr>
                <w:rFonts w:eastAsia="Calibri"/>
                <w:i w:val="0"/>
                <w:iCs/>
                <w:color w:val="auto"/>
              </w:rPr>
              <w:t>post-conditions:</w:t>
            </w:r>
            <w:r>
              <w:rPr>
                <w:rFonts w:eastAsia="Calibri"/>
                <w:i w:val="0"/>
                <w:iCs/>
                <w:color w:val="auto"/>
              </w:rPr>
              <w:t xml:space="preserve"> (1) User will be allowed to view their collection of rewards.</w:t>
            </w:r>
          </w:p>
          <w:p w14:paraId="76755BF2" w14:textId="682DE8AE" w:rsidR="00E34A1D" w:rsidRDefault="00E34A1D" w:rsidP="00E34A1D">
            <w:pPr>
              <w:spacing w:before="240" w:after="0" w:line="240" w:lineRule="auto"/>
              <w:ind w:left="0" w:right="0" w:firstLine="0"/>
              <w:jc w:val="left"/>
              <w:rPr>
                <w:rFonts w:eastAsia="Calibri"/>
                <w:i w:val="0"/>
                <w:iCs/>
                <w:color w:val="auto"/>
              </w:rPr>
            </w:pPr>
            <w:r>
              <w:rPr>
                <w:rFonts w:eastAsia="Calibri"/>
                <w:i w:val="0"/>
                <w:iCs/>
                <w:color w:val="auto"/>
              </w:rPr>
              <w:t>(2) User will be allowed to return to the Overworld in order to continue playing.</w:t>
            </w:r>
          </w:p>
          <w:p w14:paraId="36CD5391" w14:textId="27E06FCE" w:rsidR="00E34A1D" w:rsidRPr="00E34A1D" w:rsidRDefault="00E34A1D" w:rsidP="00E34A1D">
            <w:pPr>
              <w:spacing w:before="240" w:after="0" w:line="240" w:lineRule="auto"/>
              <w:ind w:left="0" w:right="0" w:firstLine="0"/>
              <w:jc w:val="left"/>
              <w:rPr>
                <w:rFonts w:eastAsia="Calibri"/>
                <w:i w:val="0"/>
                <w:iCs/>
                <w:color w:val="auto"/>
              </w:rPr>
            </w:pPr>
            <w:r>
              <w:rPr>
                <w:rFonts w:eastAsia="Calibri"/>
                <w:i w:val="0"/>
                <w:iCs/>
                <w:color w:val="auto"/>
              </w:rPr>
              <w:t>(3) User will be allowed to exit the application.</w:t>
            </w:r>
          </w:p>
          <w:p w14:paraId="1FA3BCA5" w14:textId="6C5BEE1B" w:rsidR="00E34A1D" w:rsidRPr="00E34A1D" w:rsidRDefault="00E34A1D" w:rsidP="00E34A1D">
            <w:pPr>
              <w:spacing w:before="240" w:after="0" w:line="240" w:lineRule="auto"/>
              <w:ind w:left="0" w:right="0" w:firstLine="0"/>
              <w:jc w:val="left"/>
              <w:rPr>
                <w:rFonts w:eastAsia="Calibri"/>
                <w:i w:val="0"/>
                <w:iCs/>
                <w:color w:val="auto"/>
              </w:rPr>
            </w:pPr>
            <w:r w:rsidRPr="00E34A1D">
              <w:rPr>
                <w:rFonts w:eastAsia="Calibri"/>
                <w:i w:val="0"/>
                <w:iCs/>
                <w:color w:val="auto"/>
              </w:rPr>
              <w:t>Initiated by:</w:t>
            </w:r>
            <w:r>
              <w:rPr>
                <w:rFonts w:eastAsia="Calibri"/>
                <w:i w:val="0"/>
                <w:iCs/>
                <w:color w:val="auto"/>
              </w:rPr>
              <w:t xml:space="preserve"> The user wishes to </w:t>
            </w:r>
            <w:r w:rsidR="0041370F">
              <w:rPr>
                <w:rFonts w:eastAsia="Calibri"/>
                <w:i w:val="0"/>
                <w:iCs/>
                <w:color w:val="auto"/>
              </w:rPr>
              <w:t>see the rewards they have collected through minigames/events from the Overworld.</w:t>
            </w:r>
          </w:p>
          <w:p w14:paraId="6788C7F3" w14:textId="104638E9" w:rsidR="00E34A1D" w:rsidRPr="00E34A1D" w:rsidRDefault="00E34A1D" w:rsidP="00E34A1D">
            <w:pPr>
              <w:spacing w:before="240" w:after="0" w:line="240" w:lineRule="auto"/>
              <w:ind w:left="0" w:right="0" w:firstLine="0"/>
              <w:jc w:val="left"/>
              <w:rPr>
                <w:rFonts w:eastAsia="Calibri"/>
                <w:i w:val="0"/>
                <w:iCs/>
                <w:color w:val="auto"/>
              </w:rPr>
            </w:pPr>
            <w:r w:rsidRPr="00E34A1D">
              <w:rPr>
                <w:rFonts w:eastAsia="Calibri"/>
                <w:i w:val="0"/>
                <w:iCs/>
                <w:color w:val="auto"/>
              </w:rPr>
              <w:t>Triggering Event:</w:t>
            </w:r>
            <w:r>
              <w:rPr>
                <w:rFonts w:eastAsia="Calibri"/>
                <w:i w:val="0"/>
                <w:iCs/>
                <w:color w:val="auto"/>
              </w:rPr>
              <w:t xml:space="preserve"> </w:t>
            </w:r>
            <w:r w:rsidR="0041370F">
              <w:rPr>
                <w:rFonts w:eastAsia="Calibri"/>
                <w:i w:val="0"/>
                <w:iCs/>
                <w:color w:val="auto"/>
              </w:rPr>
              <w:t>User clicks on the button labeled “Collection” that appears on the Overworld.</w:t>
            </w:r>
          </w:p>
          <w:p w14:paraId="056BB675" w14:textId="663E57FD" w:rsidR="00E34A1D" w:rsidRPr="00E34A1D" w:rsidRDefault="00E34A1D" w:rsidP="00E34A1D">
            <w:pPr>
              <w:spacing w:before="240" w:after="0" w:line="240" w:lineRule="auto"/>
              <w:ind w:left="0" w:right="0" w:firstLine="0"/>
              <w:jc w:val="left"/>
              <w:rPr>
                <w:rFonts w:eastAsia="Calibri"/>
                <w:i w:val="0"/>
                <w:iCs/>
                <w:color w:val="auto"/>
              </w:rPr>
            </w:pPr>
            <w:r w:rsidRPr="00E34A1D">
              <w:rPr>
                <w:rFonts w:eastAsia="Calibri"/>
                <w:i w:val="0"/>
                <w:iCs/>
                <w:color w:val="auto"/>
              </w:rPr>
              <w:t>Additional Actors:</w:t>
            </w:r>
            <w:r w:rsidR="0041370F">
              <w:rPr>
                <w:rFonts w:eastAsia="Calibri"/>
                <w:i w:val="0"/>
                <w:iCs/>
                <w:color w:val="auto"/>
              </w:rPr>
              <w:t xml:space="preserve"> Profile database developers will be in charge of maintaining the profile systems, allowing smooth interaction between log-in and entering their respective collections. They will also be tasked with allowing for user’s collections to accurately display their rewards, maintaining all progress made throughout their lifetimes using the application.</w:t>
            </w:r>
          </w:p>
          <w:p w14:paraId="10435FAD" w14:textId="77777777" w:rsidR="00E34A1D" w:rsidRPr="00E34A1D" w:rsidRDefault="00E34A1D" w:rsidP="00E34A1D">
            <w:pPr>
              <w:spacing w:before="240" w:after="0" w:line="240" w:lineRule="auto"/>
              <w:ind w:left="0" w:right="0" w:firstLine="0"/>
              <w:jc w:val="left"/>
              <w:rPr>
                <w:rFonts w:eastAsia="Calibri"/>
                <w:i w:val="0"/>
                <w:iCs/>
                <w:color w:val="auto"/>
              </w:rPr>
            </w:pPr>
          </w:p>
        </w:tc>
      </w:tr>
      <w:tr w:rsidR="00E34A1D" w:rsidRPr="00E34A1D" w14:paraId="73F5C01F" w14:textId="77777777" w:rsidTr="00396402">
        <w:tc>
          <w:tcPr>
            <w:tcW w:w="9576" w:type="dxa"/>
          </w:tcPr>
          <w:p w14:paraId="1A50F1A4" w14:textId="77777777" w:rsidR="00E34A1D" w:rsidRDefault="00E34A1D" w:rsidP="00E34A1D">
            <w:pPr>
              <w:spacing w:before="240" w:after="0" w:line="240" w:lineRule="auto"/>
              <w:ind w:left="0" w:right="0" w:firstLine="0"/>
              <w:jc w:val="left"/>
              <w:rPr>
                <w:rFonts w:eastAsia="Calibri"/>
                <w:i w:val="0"/>
                <w:iCs/>
                <w:color w:val="auto"/>
              </w:rPr>
            </w:pPr>
            <w:r w:rsidRPr="00E34A1D">
              <w:rPr>
                <w:rFonts w:eastAsia="Calibri"/>
                <w:i w:val="0"/>
                <w:iCs/>
                <w:color w:val="auto"/>
              </w:rPr>
              <w:t>Sequence of Events:</w:t>
            </w:r>
          </w:p>
          <w:p w14:paraId="3F46148E" w14:textId="5E3723F0" w:rsidR="0041370F" w:rsidRDefault="0041370F" w:rsidP="00E34A1D">
            <w:pPr>
              <w:spacing w:before="240" w:after="0" w:line="240" w:lineRule="auto"/>
              <w:ind w:left="0" w:right="0" w:firstLine="0"/>
              <w:jc w:val="left"/>
              <w:rPr>
                <w:rFonts w:eastAsia="Calibri"/>
                <w:i w:val="0"/>
                <w:iCs/>
                <w:color w:val="auto"/>
              </w:rPr>
            </w:pPr>
            <w:r>
              <w:rPr>
                <w:rFonts w:eastAsia="Calibri"/>
                <w:i w:val="0"/>
                <w:iCs/>
                <w:color w:val="auto"/>
              </w:rPr>
              <w:lastRenderedPageBreak/>
              <w:t xml:space="preserve">1. The user has recently finished a </w:t>
            </w:r>
            <w:r w:rsidR="00154D7C">
              <w:rPr>
                <w:rFonts w:eastAsia="Calibri"/>
                <w:i w:val="0"/>
                <w:iCs/>
                <w:color w:val="auto"/>
              </w:rPr>
              <w:t>minigame and</w:t>
            </w:r>
            <w:r>
              <w:rPr>
                <w:rFonts w:eastAsia="Calibri"/>
                <w:i w:val="0"/>
                <w:iCs/>
                <w:color w:val="auto"/>
              </w:rPr>
              <w:t xml:space="preserve"> wishes to interact with whatever reward they may have received, so they press the button labeled “Collection” on the Overworld map.</w:t>
            </w:r>
          </w:p>
          <w:p w14:paraId="39997A8F" w14:textId="3E889F99" w:rsidR="0041370F" w:rsidRDefault="0041370F" w:rsidP="0041370F">
            <w:pPr>
              <w:pStyle w:val="ListParagraph"/>
              <w:numPr>
                <w:ilvl w:val="0"/>
                <w:numId w:val="43"/>
              </w:numPr>
              <w:spacing w:before="240" w:after="0" w:line="240" w:lineRule="auto"/>
              <w:ind w:right="0"/>
              <w:jc w:val="left"/>
              <w:rPr>
                <w:rFonts w:eastAsia="Calibri"/>
                <w:i w:val="0"/>
                <w:iCs/>
                <w:color w:val="auto"/>
              </w:rPr>
            </w:pPr>
            <w:r>
              <w:rPr>
                <w:rFonts w:eastAsia="Calibri"/>
                <w:i w:val="0"/>
                <w:iCs/>
                <w:color w:val="auto"/>
              </w:rPr>
              <w:t>Upon button press, the user’s rewards will be displayed back to them</w:t>
            </w:r>
            <w:r w:rsidR="00154D7C">
              <w:rPr>
                <w:rFonts w:eastAsia="Calibri"/>
                <w:i w:val="0"/>
                <w:iCs/>
                <w:color w:val="auto"/>
              </w:rPr>
              <w:t xml:space="preserve"> within a different widget, this widget will double check with the profile data to make sure the user is seeing only what he has unlocked so far.</w:t>
            </w:r>
          </w:p>
          <w:p w14:paraId="7AF3ED69" w14:textId="3E9415AA" w:rsidR="00154D7C" w:rsidRDefault="00154D7C" w:rsidP="0041370F">
            <w:pPr>
              <w:pStyle w:val="ListParagraph"/>
              <w:numPr>
                <w:ilvl w:val="0"/>
                <w:numId w:val="43"/>
              </w:numPr>
              <w:spacing w:before="240" w:after="0" w:line="240" w:lineRule="auto"/>
              <w:ind w:right="0"/>
              <w:jc w:val="left"/>
              <w:rPr>
                <w:rFonts w:eastAsia="Calibri"/>
                <w:i w:val="0"/>
                <w:iCs/>
                <w:color w:val="auto"/>
              </w:rPr>
            </w:pPr>
            <w:r>
              <w:rPr>
                <w:rFonts w:eastAsia="Calibri"/>
                <w:i w:val="0"/>
                <w:iCs/>
                <w:color w:val="auto"/>
              </w:rPr>
              <w:t>The rewards themselves will be able to be interacted with, examined, and trivia pertaining to said rewards will also be displayed to the user.</w:t>
            </w:r>
          </w:p>
          <w:p w14:paraId="204FC7A8" w14:textId="27EB22E9" w:rsidR="00154D7C" w:rsidRDefault="00154D7C" w:rsidP="00154D7C">
            <w:pPr>
              <w:spacing w:before="240" w:after="0" w:line="240" w:lineRule="auto"/>
              <w:ind w:left="0" w:right="0" w:firstLine="0"/>
              <w:jc w:val="left"/>
              <w:rPr>
                <w:rFonts w:eastAsia="Calibri"/>
                <w:i w:val="0"/>
                <w:iCs/>
                <w:color w:val="auto"/>
              </w:rPr>
            </w:pPr>
            <w:r>
              <w:rPr>
                <w:rFonts w:eastAsia="Calibri"/>
                <w:i w:val="0"/>
                <w:iCs/>
                <w:color w:val="auto"/>
              </w:rPr>
              <w:t>2. The user, after interacting with their rewards, chooses to either return to Overworld, or exit the application.</w:t>
            </w:r>
          </w:p>
          <w:p w14:paraId="2DC8A1F3" w14:textId="77777777" w:rsidR="00154D7C" w:rsidRDefault="00154D7C" w:rsidP="00154D7C">
            <w:pPr>
              <w:pStyle w:val="ListParagraph"/>
              <w:numPr>
                <w:ilvl w:val="0"/>
                <w:numId w:val="44"/>
              </w:numPr>
              <w:spacing w:before="240" w:after="0" w:line="240" w:lineRule="auto"/>
              <w:ind w:right="0"/>
              <w:jc w:val="left"/>
              <w:rPr>
                <w:rFonts w:eastAsia="Calibri"/>
                <w:i w:val="0"/>
                <w:iCs/>
                <w:color w:val="auto"/>
              </w:rPr>
            </w:pPr>
            <w:r>
              <w:rPr>
                <w:rFonts w:eastAsia="Calibri"/>
                <w:i w:val="0"/>
                <w:iCs/>
                <w:color w:val="auto"/>
              </w:rPr>
              <w:t>Upon returning to the Overworld, the application will pull the user’s GPS location once again, in order to update the map with the location they are now at. Since the user may have changed location since entering the Collection.</w:t>
            </w:r>
          </w:p>
          <w:p w14:paraId="2E52E4EA" w14:textId="154F5A26" w:rsidR="00E34A1D" w:rsidRPr="00154D7C" w:rsidRDefault="00154D7C" w:rsidP="00154D7C">
            <w:pPr>
              <w:pStyle w:val="ListParagraph"/>
              <w:numPr>
                <w:ilvl w:val="0"/>
                <w:numId w:val="44"/>
              </w:numPr>
              <w:spacing w:before="240" w:after="0" w:line="240" w:lineRule="auto"/>
              <w:ind w:right="0"/>
              <w:jc w:val="left"/>
              <w:rPr>
                <w:rFonts w:eastAsia="Calibri"/>
                <w:i w:val="0"/>
                <w:iCs/>
                <w:color w:val="auto"/>
              </w:rPr>
            </w:pPr>
            <w:r>
              <w:rPr>
                <w:rFonts w:eastAsia="Calibri"/>
                <w:i w:val="0"/>
                <w:iCs/>
                <w:color w:val="auto"/>
              </w:rPr>
              <w:t>Exiting will work the same as exiting the Overworld Case/Scenario</w:t>
            </w:r>
          </w:p>
          <w:p w14:paraId="7EB80070" w14:textId="77777777" w:rsidR="00E34A1D" w:rsidRPr="00E34A1D" w:rsidRDefault="00E34A1D" w:rsidP="00E34A1D">
            <w:pPr>
              <w:spacing w:before="240" w:after="0" w:line="240" w:lineRule="auto"/>
              <w:ind w:left="0" w:right="0" w:firstLine="0"/>
              <w:jc w:val="left"/>
              <w:rPr>
                <w:rFonts w:eastAsia="Calibri"/>
                <w:i w:val="0"/>
                <w:iCs/>
                <w:color w:val="auto"/>
              </w:rPr>
            </w:pPr>
          </w:p>
        </w:tc>
      </w:tr>
      <w:tr w:rsidR="00E34A1D" w:rsidRPr="00E34A1D" w14:paraId="0BADA8F7" w14:textId="77777777" w:rsidTr="00396402">
        <w:tc>
          <w:tcPr>
            <w:tcW w:w="9576" w:type="dxa"/>
          </w:tcPr>
          <w:p w14:paraId="35D853C8" w14:textId="6EEB97D8" w:rsidR="00E34A1D" w:rsidRPr="00E34A1D" w:rsidRDefault="00E34A1D" w:rsidP="00E34A1D">
            <w:pPr>
              <w:spacing w:before="240" w:after="0" w:line="240" w:lineRule="auto"/>
              <w:ind w:left="0" w:right="0" w:firstLine="0"/>
              <w:jc w:val="left"/>
              <w:rPr>
                <w:rFonts w:eastAsia="Calibri"/>
                <w:i w:val="0"/>
                <w:iCs/>
                <w:color w:val="auto"/>
              </w:rPr>
            </w:pPr>
            <w:r w:rsidRPr="00E34A1D">
              <w:rPr>
                <w:rFonts w:eastAsia="Calibri"/>
                <w:i w:val="0"/>
                <w:iCs/>
                <w:color w:val="auto"/>
              </w:rPr>
              <w:lastRenderedPageBreak/>
              <w:t>Alternatives:</w:t>
            </w:r>
            <w:r w:rsidR="00154D7C">
              <w:rPr>
                <w:rFonts w:eastAsia="Calibri"/>
                <w:i w:val="0"/>
                <w:iCs/>
                <w:color w:val="auto"/>
              </w:rPr>
              <w:t xml:space="preserve"> Down the line, monetization aspects may be implemented in order to help boost donations. Some aspects of monetization that are being considered are allowing users to pay to gain rewards they may have missed out from time specific events.</w:t>
            </w:r>
          </w:p>
          <w:p w14:paraId="4712F67F" w14:textId="04758B8C" w:rsidR="00E34A1D" w:rsidRPr="00E34A1D" w:rsidRDefault="00E34A1D" w:rsidP="00E34A1D">
            <w:pPr>
              <w:spacing w:before="240" w:after="0" w:line="240" w:lineRule="auto"/>
              <w:ind w:left="0" w:right="0" w:firstLine="0"/>
              <w:jc w:val="left"/>
              <w:rPr>
                <w:rFonts w:eastAsia="Calibri"/>
                <w:i w:val="0"/>
                <w:iCs/>
                <w:color w:val="auto"/>
              </w:rPr>
            </w:pPr>
            <w:r w:rsidRPr="00E34A1D">
              <w:rPr>
                <w:rFonts w:eastAsia="Calibri"/>
                <w:i w:val="0"/>
                <w:iCs/>
                <w:color w:val="auto"/>
              </w:rPr>
              <w:t xml:space="preserve">Exceptions: </w:t>
            </w:r>
            <w:r w:rsidR="00154D7C">
              <w:rPr>
                <w:rFonts w:eastAsia="Calibri"/>
                <w:i w:val="0"/>
                <w:iCs/>
                <w:color w:val="auto"/>
              </w:rPr>
              <w:t>N/A</w:t>
            </w:r>
          </w:p>
          <w:p w14:paraId="3D8753FB" w14:textId="77777777" w:rsidR="00E34A1D" w:rsidRPr="00E34A1D" w:rsidRDefault="00E34A1D" w:rsidP="00E34A1D">
            <w:pPr>
              <w:spacing w:before="240" w:after="0" w:line="240" w:lineRule="auto"/>
              <w:ind w:left="0" w:right="0" w:firstLine="0"/>
              <w:jc w:val="left"/>
              <w:rPr>
                <w:rFonts w:eastAsia="Calibri"/>
                <w:i w:val="0"/>
                <w:iCs/>
                <w:color w:val="auto"/>
              </w:rPr>
            </w:pPr>
          </w:p>
        </w:tc>
      </w:tr>
    </w:tbl>
    <w:p w14:paraId="2037CAF9" w14:textId="77777777" w:rsidR="00E34A1D" w:rsidRPr="00E34A1D" w:rsidRDefault="00E34A1D" w:rsidP="00E34A1D">
      <w:pPr>
        <w:spacing w:before="240" w:after="0" w:line="276" w:lineRule="auto"/>
        <w:ind w:left="360" w:right="0" w:firstLine="0"/>
        <w:contextualSpacing/>
        <w:jc w:val="left"/>
        <w:rPr>
          <w:rFonts w:eastAsia="Calibri"/>
          <w:i w:val="0"/>
          <w:color w:val="auto"/>
          <w:kern w:val="0"/>
          <w14:ligatures w14:val="none"/>
        </w:rPr>
      </w:pPr>
    </w:p>
    <w:tbl>
      <w:tblPr>
        <w:tblStyle w:val="TableGrid4"/>
        <w:tblW w:w="0" w:type="auto"/>
        <w:tblLook w:val="04A0" w:firstRow="1" w:lastRow="0" w:firstColumn="1" w:lastColumn="0" w:noHBand="0" w:noVBand="1"/>
      </w:tblPr>
      <w:tblGrid>
        <w:gridCol w:w="9015"/>
      </w:tblGrid>
      <w:tr w:rsidR="00154D7C" w:rsidRPr="00154D7C" w14:paraId="40221F7C" w14:textId="77777777" w:rsidTr="00396402">
        <w:tc>
          <w:tcPr>
            <w:tcW w:w="9576" w:type="dxa"/>
          </w:tcPr>
          <w:p w14:paraId="14E8E2CF" w14:textId="38050D80" w:rsidR="00154D7C" w:rsidRPr="00154D7C" w:rsidRDefault="00154D7C" w:rsidP="00154D7C">
            <w:pPr>
              <w:tabs>
                <w:tab w:val="left" w:pos="2897"/>
              </w:tabs>
              <w:spacing w:before="240" w:after="0" w:line="240" w:lineRule="auto"/>
              <w:ind w:left="0" w:right="0" w:firstLine="0"/>
              <w:jc w:val="left"/>
              <w:rPr>
                <w:rFonts w:eastAsia="Calibri"/>
                <w:i w:val="0"/>
                <w:iCs/>
                <w:color w:val="auto"/>
              </w:rPr>
            </w:pPr>
            <w:r w:rsidRPr="00154D7C">
              <w:rPr>
                <w:rFonts w:eastAsia="Calibri"/>
                <w:i w:val="0"/>
                <w:iCs/>
                <w:color w:val="auto"/>
              </w:rPr>
              <w:t xml:space="preserve">Use case ID: </w:t>
            </w:r>
            <w:r>
              <w:rPr>
                <w:rFonts w:eastAsia="Calibri"/>
                <w:i w:val="0"/>
                <w:iCs/>
                <w:color w:val="auto"/>
              </w:rPr>
              <w:t>CCM</w:t>
            </w:r>
            <w:r w:rsidRPr="00154D7C">
              <w:rPr>
                <w:rFonts w:eastAsia="Calibri"/>
                <w:i w:val="0"/>
                <w:iCs/>
                <w:color w:val="auto"/>
              </w:rPr>
              <w:t xml:space="preserve">                             Name:</w:t>
            </w:r>
            <w:r>
              <w:rPr>
                <w:rFonts w:eastAsia="Calibri"/>
                <w:i w:val="0"/>
                <w:iCs/>
                <w:color w:val="auto"/>
              </w:rPr>
              <w:t xml:space="preserve"> Minigames</w:t>
            </w:r>
          </w:p>
          <w:p w14:paraId="4551E435" w14:textId="31AB0AA2" w:rsidR="00154D7C" w:rsidRDefault="00154D7C" w:rsidP="00154D7C">
            <w:pPr>
              <w:spacing w:before="240" w:after="0" w:line="240" w:lineRule="auto"/>
              <w:ind w:left="0" w:right="0" w:firstLine="0"/>
              <w:jc w:val="left"/>
              <w:rPr>
                <w:rFonts w:eastAsia="Calibri"/>
                <w:i w:val="0"/>
                <w:iCs/>
                <w:color w:val="auto"/>
              </w:rPr>
            </w:pPr>
            <w:r w:rsidRPr="00154D7C">
              <w:rPr>
                <w:rFonts w:eastAsia="Calibri"/>
                <w:i w:val="0"/>
                <w:iCs/>
                <w:color w:val="auto"/>
              </w:rPr>
              <w:t>pre-conditions:</w:t>
            </w:r>
            <w:r>
              <w:rPr>
                <w:rFonts w:eastAsia="Calibri"/>
                <w:i w:val="0"/>
                <w:iCs/>
                <w:color w:val="auto"/>
              </w:rPr>
              <w:t xml:space="preserve"> (1) User must have interacted with an event on the Overworld map</w:t>
            </w:r>
          </w:p>
          <w:p w14:paraId="328D1A74" w14:textId="17EABB06" w:rsidR="00154D7C" w:rsidRPr="00154D7C" w:rsidRDefault="00154D7C" w:rsidP="00154D7C">
            <w:pPr>
              <w:spacing w:before="240" w:after="0" w:line="240" w:lineRule="auto"/>
              <w:ind w:left="0" w:right="0" w:firstLine="0"/>
              <w:jc w:val="left"/>
              <w:rPr>
                <w:rFonts w:eastAsia="Calibri"/>
                <w:i w:val="0"/>
                <w:iCs/>
                <w:color w:val="auto"/>
              </w:rPr>
            </w:pPr>
            <w:r>
              <w:rPr>
                <w:rFonts w:eastAsia="Calibri"/>
                <w:i w:val="0"/>
                <w:iCs/>
                <w:color w:val="auto"/>
              </w:rPr>
              <w:t>(2) User must have a reliable internet connection, as some minigames may require precise server/client-side actions</w:t>
            </w:r>
          </w:p>
          <w:p w14:paraId="2C35770F" w14:textId="78F944F2" w:rsidR="00042603" w:rsidRDefault="00154D7C" w:rsidP="00154D7C">
            <w:pPr>
              <w:spacing w:before="240" w:after="0" w:line="240" w:lineRule="auto"/>
              <w:ind w:left="0" w:right="0" w:firstLine="0"/>
              <w:jc w:val="left"/>
              <w:rPr>
                <w:rFonts w:eastAsia="Calibri"/>
                <w:i w:val="0"/>
                <w:iCs/>
                <w:color w:val="auto"/>
              </w:rPr>
            </w:pPr>
            <w:r w:rsidRPr="00154D7C">
              <w:rPr>
                <w:rFonts w:eastAsia="Calibri"/>
                <w:i w:val="0"/>
                <w:iCs/>
                <w:color w:val="auto"/>
              </w:rPr>
              <w:t>post-conditions</w:t>
            </w:r>
            <w:r w:rsidR="00042603">
              <w:rPr>
                <w:rFonts w:eastAsia="Calibri"/>
                <w:i w:val="0"/>
                <w:iCs/>
                <w:color w:val="auto"/>
              </w:rPr>
              <w:t>: (1) Once a minigame is completed, the user may exit the application, or return to the Overworld with their rewards.</w:t>
            </w:r>
          </w:p>
          <w:p w14:paraId="1AA1CF87" w14:textId="26B59E9B" w:rsidR="00042603" w:rsidRPr="00154D7C" w:rsidRDefault="00042603" w:rsidP="00154D7C">
            <w:pPr>
              <w:spacing w:before="240" w:after="0" w:line="240" w:lineRule="auto"/>
              <w:ind w:left="0" w:right="0" w:firstLine="0"/>
              <w:jc w:val="left"/>
              <w:rPr>
                <w:rFonts w:eastAsia="Calibri"/>
                <w:i w:val="0"/>
                <w:iCs/>
                <w:color w:val="auto"/>
              </w:rPr>
            </w:pPr>
            <w:r>
              <w:rPr>
                <w:rFonts w:eastAsia="Calibri"/>
                <w:i w:val="0"/>
                <w:iCs/>
                <w:color w:val="auto"/>
              </w:rPr>
              <w:t>(2) If the user cannot complete the minigame, the user may exit or return to the Overworld but without the rewards from post-condition (1)</w:t>
            </w:r>
          </w:p>
          <w:p w14:paraId="080C7A20" w14:textId="35B10333" w:rsidR="00154D7C" w:rsidRPr="00154D7C" w:rsidRDefault="00154D7C" w:rsidP="00154D7C">
            <w:pPr>
              <w:spacing w:before="240" w:after="0" w:line="240" w:lineRule="auto"/>
              <w:ind w:left="0" w:right="0" w:firstLine="0"/>
              <w:jc w:val="left"/>
              <w:rPr>
                <w:rFonts w:eastAsia="Calibri"/>
                <w:i w:val="0"/>
                <w:iCs/>
                <w:color w:val="auto"/>
              </w:rPr>
            </w:pPr>
            <w:r w:rsidRPr="00154D7C">
              <w:rPr>
                <w:rFonts w:eastAsia="Calibri"/>
                <w:i w:val="0"/>
                <w:iCs/>
                <w:color w:val="auto"/>
              </w:rPr>
              <w:t>Initiated by:</w:t>
            </w:r>
            <w:r w:rsidR="00042603">
              <w:rPr>
                <w:rFonts w:eastAsia="Calibri"/>
                <w:i w:val="0"/>
                <w:iCs/>
                <w:color w:val="auto"/>
              </w:rPr>
              <w:t xml:space="preserve"> The user sees an event on their Overworld screen and wishes to interact with it.</w:t>
            </w:r>
          </w:p>
          <w:p w14:paraId="61B5D080" w14:textId="7A153362" w:rsidR="00154D7C" w:rsidRPr="00154D7C" w:rsidRDefault="00154D7C" w:rsidP="00154D7C">
            <w:pPr>
              <w:spacing w:before="240" w:after="0" w:line="240" w:lineRule="auto"/>
              <w:ind w:left="0" w:right="0" w:firstLine="0"/>
              <w:jc w:val="left"/>
              <w:rPr>
                <w:rFonts w:eastAsia="Calibri"/>
                <w:i w:val="0"/>
                <w:iCs/>
                <w:color w:val="auto"/>
              </w:rPr>
            </w:pPr>
            <w:r w:rsidRPr="00154D7C">
              <w:rPr>
                <w:rFonts w:eastAsia="Calibri"/>
                <w:i w:val="0"/>
                <w:iCs/>
                <w:color w:val="auto"/>
              </w:rPr>
              <w:lastRenderedPageBreak/>
              <w:t>Triggering Event:</w:t>
            </w:r>
            <w:r w:rsidR="00042603">
              <w:rPr>
                <w:rFonts w:eastAsia="Calibri"/>
                <w:i w:val="0"/>
                <w:iCs/>
                <w:color w:val="auto"/>
              </w:rPr>
              <w:t xml:space="preserve"> The user enters the event through on screen pressing, or physically walking through said event on the Overworld map.</w:t>
            </w:r>
          </w:p>
          <w:p w14:paraId="170CA528" w14:textId="47FCA432" w:rsidR="00154D7C" w:rsidRPr="00154D7C" w:rsidRDefault="00154D7C" w:rsidP="00154D7C">
            <w:pPr>
              <w:spacing w:before="240" w:after="0" w:line="240" w:lineRule="auto"/>
              <w:ind w:left="0" w:right="0" w:firstLine="0"/>
              <w:jc w:val="left"/>
              <w:rPr>
                <w:rFonts w:eastAsia="Calibri"/>
                <w:i w:val="0"/>
                <w:iCs/>
                <w:color w:val="auto"/>
              </w:rPr>
            </w:pPr>
            <w:r w:rsidRPr="00154D7C">
              <w:rPr>
                <w:rFonts w:eastAsia="Calibri"/>
                <w:i w:val="0"/>
                <w:iCs/>
                <w:color w:val="auto"/>
              </w:rPr>
              <w:t>Additional Actors:</w:t>
            </w:r>
            <w:r w:rsidR="00042603">
              <w:rPr>
                <w:rFonts w:eastAsia="Calibri"/>
                <w:i w:val="0"/>
                <w:iCs/>
                <w:color w:val="auto"/>
              </w:rPr>
              <w:t xml:space="preserve"> N/A</w:t>
            </w:r>
          </w:p>
          <w:p w14:paraId="5B289D29" w14:textId="77777777" w:rsidR="00154D7C" w:rsidRPr="00154D7C" w:rsidRDefault="00154D7C" w:rsidP="00154D7C">
            <w:pPr>
              <w:spacing w:before="240" w:after="0" w:line="240" w:lineRule="auto"/>
              <w:ind w:left="0" w:right="0" w:firstLine="0"/>
              <w:jc w:val="left"/>
              <w:rPr>
                <w:rFonts w:eastAsia="Calibri"/>
                <w:i w:val="0"/>
                <w:iCs/>
                <w:color w:val="auto"/>
              </w:rPr>
            </w:pPr>
          </w:p>
        </w:tc>
      </w:tr>
      <w:tr w:rsidR="00154D7C" w:rsidRPr="00154D7C" w14:paraId="1BFF1D3A" w14:textId="77777777" w:rsidTr="00396402">
        <w:tc>
          <w:tcPr>
            <w:tcW w:w="9576" w:type="dxa"/>
          </w:tcPr>
          <w:p w14:paraId="781EBFF8" w14:textId="77777777" w:rsidR="00154D7C" w:rsidRDefault="00154D7C" w:rsidP="00154D7C">
            <w:pPr>
              <w:spacing w:before="240" w:after="0" w:line="240" w:lineRule="auto"/>
              <w:ind w:left="0" w:right="0" w:firstLine="0"/>
              <w:jc w:val="left"/>
              <w:rPr>
                <w:rFonts w:eastAsia="Calibri"/>
                <w:i w:val="0"/>
                <w:iCs/>
                <w:color w:val="auto"/>
              </w:rPr>
            </w:pPr>
            <w:r w:rsidRPr="00154D7C">
              <w:rPr>
                <w:rFonts w:eastAsia="Calibri"/>
                <w:i w:val="0"/>
                <w:iCs/>
                <w:color w:val="auto"/>
              </w:rPr>
              <w:lastRenderedPageBreak/>
              <w:t>Sequence of Events:</w:t>
            </w:r>
          </w:p>
          <w:p w14:paraId="5DA10C25" w14:textId="5BD6CCD0" w:rsidR="00042603" w:rsidRDefault="00042603" w:rsidP="00154D7C">
            <w:pPr>
              <w:spacing w:before="240" w:after="0" w:line="240" w:lineRule="auto"/>
              <w:ind w:left="0" w:right="0" w:firstLine="0"/>
              <w:jc w:val="left"/>
              <w:rPr>
                <w:rFonts w:eastAsia="Calibri"/>
                <w:i w:val="0"/>
                <w:iCs/>
                <w:color w:val="auto"/>
              </w:rPr>
            </w:pPr>
            <w:r>
              <w:rPr>
                <w:rFonts w:eastAsia="Calibri"/>
                <w:i w:val="0"/>
                <w:iCs/>
                <w:color w:val="auto"/>
              </w:rPr>
              <w:t>1. The user sees an event on their Overworld screen and presses the event to enter the encounter/minigame.</w:t>
            </w:r>
          </w:p>
          <w:p w14:paraId="6A367A44" w14:textId="62F15131" w:rsidR="00042603" w:rsidRDefault="00042603" w:rsidP="00042603">
            <w:pPr>
              <w:pStyle w:val="ListParagraph"/>
              <w:numPr>
                <w:ilvl w:val="0"/>
                <w:numId w:val="45"/>
              </w:numPr>
              <w:spacing w:before="240" w:after="0" w:line="240" w:lineRule="auto"/>
              <w:ind w:right="0"/>
              <w:jc w:val="left"/>
              <w:rPr>
                <w:rFonts w:eastAsia="Calibri"/>
                <w:i w:val="0"/>
                <w:iCs/>
                <w:color w:val="auto"/>
              </w:rPr>
            </w:pPr>
            <w:r>
              <w:rPr>
                <w:rFonts w:eastAsia="Calibri"/>
                <w:i w:val="0"/>
                <w:iCs/>
                <w:color w:val="auto"/>
              </w:rPr>
              <w:t>The Overworld scene changes to whatever randomly generated minigame for that area is pulled from the random scene generator.</w:t>
            </w:r>
          </w:p>
          <w:p w14:paraId="76DCA798" w14:textId="298C9787" w:rsidR="008C79C0" w:rsidRDefault="008C79C0" w:rsidP="00042603">
            <w:pPr>
              <w:pStyle w:val="ListParagraph"/>
              <w:numPr>
                <w:ilvl w:val="0"/>
                <w:numId w:val="45"/>
              </w:numPr>
              <w:spacing w:before="240" w:after="0" w:line="240" w:lineRule="auto"/>
              <w:ind w:right="0"/>
              <w:jc w:val="left"/>
              <w:rPr>
                <w:rFonts w:eastAsia="Calibri"/>
                <w:i w:val="0"/>
                <w:iCs/>
                <w:color w:val="auto"/>
              </w:rPr>
            </w:pPr>
            <w:r>
              <w:rPr>
                <w:rFonts w:eastAsia="Calibri"/>
                <w:i w:val="0"/>
                <w:iCs/>
                <w:color w:val="auto"/>
              </w:rPr>
              <w:t>The minigame propagates itself to the user and allows for much deeper interaction between the user and the application, depending on the minigame that is chosen.</w:t>
            </w:r>
          </w:p>
          <w:p w14:paraId="4EB78AD3" w14:textId="27EDC8D1" w:rsidR="00154D7C" w:rsidRDefault="008C79C0" w:rsidP="008C79C0">
            <w:pPr>
              <w:spacing w:before="240" w:after="0" w:line="240" w:lineRule="auto"/>
              <w:ind w:left="0" w:right="0" w:firstLine="0"/>
              <w:jc w:val="left"/>
              <w:rPr>
                <w:rFonts w:eastAsia="Calibri"/>
                <w:i w:val="0"/>
                <w:iCs/>
                <w:color w:val="auto"/>
              </w:rPr>
            </w:pPr>
            <w:r w:rsidRPr="008C79C0">
              <w:rPr>
                <w:rFonts w:eastAsia="Calibri"/>
                <w:i w:val="0"/>
                <w:iCs/>
                <w:color w:val="auto"/>
              </w:rPr>
              <w:t>2.</w:t>
            </w:r>
            <w:r>
              <w:rPr>
                <w:rFonts w:eastAsia="Calibri"/>
                <w:i w:val="0"/>
                <w:iCs/>
                <w:color w:val="auto"/>
              </w:rPr>
              <w:t xml:space="preserve"> The user completes the encounter/minigame</w:t>
            </w:r>
            <w:r w:rsidRPr="008C79C0">
              <w:rPr>
                <w:rFonts w:eastAsia="Calibri"/>
                <w:i w:val="0"/>
                <w:iCs/>
                <w:color w:val="auto"/>
              </w:rPr>
              <w:t xml:space="preserve"> </w:t>
            </w:r>
            <w:r>
              <w:rPr>
                <w:rFonts w:eastAsia="Calibri"/>
                <w:i w:val="0"/>
                <w:iCs/>
                <w:color w:val="auto"/>
              </w:rPr>
              <w:t>and a reward is displayed to the user.</w:t>
            </w:r>
          </w:p>
          <w:p w14:paraId="62D1B25E" w14:textId="77777777" w:rsidR="00C418D8" w:rsidRDefault="008C79C0" w:rsidP="00C418D8">
            <w:pPr>
              <w:pStyle w:val="ListParagraph"/>
              <w:numPr>
                <w:ilvl w:val="0"/>
                <w:numId w:val="46"/>
              </w:numPr>
              <w:spacing w:before="240" w:after="0" w:line="240" w:lineRule="auto"/>
              <w:ind w:right="0"/>
              <w:jc w:val="left"/>
              <w:rPr>
                <w:rFonts w:eastAsia="Calibri"/>
                <w:i w:val="0"/>
                <w:iCs/>
                <w:color w:val="auto"/>
              </w:rPr>
            </w:pPr>
            <w:r>
              <w:rPr>
                <w:rFonts w:eastAsia="Calibri"/>
                <w:i w:val="0"/>
                <w:iCs/>
                <w:color w:val="auto"/>
              </w:rPr>
              <w:t xml:space="preserve">Upon completion, a reward is </w:t>
            </w:r>
            <w:r w:rsidR="00C418D8">
              <w:rPr>
                <w:rFonts w:eastAsia="Calibri"/>
                <w:i w:val="0"/>
                <w:iCs/>
                <w:color w:val="auto"/>
              </w:rPr>
              <w:t>chosen from a list of potential awards, some locked behind specific minigames, and the rewards are then sent to the player’s collection which is saved to the player’s profile permanently.</w:t>
            </w:r>
          </w:p>
          <w:p w14:paraId="30C1F5CA" w14:textId="600F5997" w:rsidR="00C418D8" w:rsidRPr="00C418D8" w:rsidRDefault="00C418D8" w:rsidP="00C418D8">
            <w:pPr>
              <w:spacing w:before="240" w:after="0" w:line="240" w:lineRule="auto"/>
              <w:ind w:left="0" w:right="0" w:firstLine="0"/>
              <w:jc w:val="left"/>
              <w:rPr>
                <w:rFonts w:eastAsia="Calibri"/>
                <w:i w:val="0"/>
                <w:iCs/>
                <w:color w:val="auto"/>
              </w:rPr>
            </w:pPr>
          </w:p>
        </w:tc>
      </w:tr>
      <w:tr w:rsidR="00154D7C" w:rsidRPr="00154D7C" w14:paraId="1412E57A" w14:textId="77777777" w:rsidTr="00396402">
        <w:tc>
          <w:tcPr>
            <w:tcW w:w="9576" w:type="dxa"/>
          </w:tcPr>
          <w:p w14:paraId="2511018E" w14:textId="464DA7F5" w:rsidR="00154D7C" w:rsidRPr="00154D7C" w:rsidRDefault="00154D7C" w:rsidP="00154D7C">
            <w:pPr>
              <w:spacing w:before="240" w:after="0" w:line="240" w:lineRule="auto"/>
              <w:ind w:left="0" w:right="0" w:firstLine="0"/>
              <w:jc w:val="left"/>
              <w:rPr>
                <w:rFonts w:eastAsia="Calibri"/>
                <w:i w:val="0"/>
                <w:iCs/>
                <w:color w:val="auto"/>
              </w:rPr>
            </w:pPr>
            <w:r w:rsidRPr="00154D7C">
              <w:rPr>
                <w:rFonts w:eastAsia="Calibri"/>
                <w:i w:val="0"/>
                <w:iCs/>
                <w:color w:val="auto"/>
              </w:rPr>
              <w:t>Alternatives:</w:t>
            </w:r>
            <w:r w:rsidR="00C418D8">
              <w:rPr>
                <w:rFonts w:eastAsia="Calibri"/>
                <w:i w:val="0"/>
                <w:iCs/>
                <w:color w:val="auto"/>
              </w:rPr>
              <w:t xml:space="preserve"> As mentioned in the Alternatives section of the Collections Use Case, monetization aspects lean themselves to allowing for more retries, or even tools that will help conquer minigames that some users cannot complete normally. </w:t>
            </w:r>
          </w:p>
          <w:p w14:paraId="18756301" w14:textId="1428B376" w:rsidR="00154D7C" w:rsidRPr="00154D7C" w:rsidRDefault="00154D7C" w:rsidP="00154D7C">
            <w:pPr>
              <w:spacing w:before="240" w:after="0" w:line="240" w:lineRule="auto"/>
              <w:ind w:left="0" w:right="0" w:firstLine="0"/>
              <w:jc w:val="left"/>
              <w:rPr>
                <w:rFonts w:eastAsia="Calibri"/>
                <w:i w:val="0"/>
                <w:iCs/>
                <w:color w:val="auto"/>
              </w:rPr>
            </w:pPr>
            <w:r w:rsidRPr="00154D7C">
              <w:rPr>
                <w:rFonts w:eastAsia="Calibri"/>
                <w:i w:val="0"/>
                <w:iCs/>
                <w:color w:val="auto"/>
              </w:rPr>
              <w:t xml:space="preserve">Exceptions: </w:t>
            </w:r>
            <w:r w:rsidR="00C418D8">
              <w:rPr>
                <w:rFonts w:eastAsia="Calibri"/>
                <w:i w:val="0"/>
                <w:iCs/>
                <w:color w:val="auto"/>
              </w:rPr>
              <w:t>N/A</w:t>
            </w:r>
          </w:p>
          <w:p w14:paraId="6A63DC9A" w14:textId="77777777" w:rsidR="00154D7C" w:rsidRPr="00154D7C" w:rsidRDefault="00154D7C" w:rsidP="00154D7C">
            <w:pPr>
              <w:spacing w:before="240" w:after="0" w:line="240" w:lineRule="auto"/>
              <w:ind w:left="0" w:right="0" w:firstLine="0"/>
              <w:jc w:val="left"/>
              <w:rPr>
                <w:rFonts w:eastAsia="Calibri"/>
                <w:i w:val="0"/>
                <w:iCs/>
                <w:color w:val="auto"/>
              </w:rPr>
            </w:pPr>
          </w:p>
        </w:tc>
      </w:tr>
    </w:tbl>
    <w:p w14:paraId="1D048385" w14:textId="51363977" w:rsidR="00E3557F" w:rsidRPr="00E3557F" w:rsidRDefault="00C418D8" w:rsidP="00E3557F">
      <w:pPr>
        <w:pStyle w:val="Heading3"/>
        <w:ind w:left="0" w:firstLine="345"/>
        <w:rPr>
          <w:rFonts w:eastAsia="Arial" w:cs="Arial"/>
        </w:rPr>
      </w:pPr>
      <w:r>
        <w:lastRenderedPageBreak/>
        <w:t>10</w:t>
      </w:r>
      <w:r w:rsidRPr="00B0630F">
        <w:rPr>
          <w:rFonts w:eastAsia="Arial" w:cs="Arial"/>
        </w:rPr>
        <w:t xml:space="preserve"> </w:t>
      </w:r>
      <w:r>
        <w:rPr>
          <w:rFonts w:eastAsia="Arial" w:cs="Arial"/>
        </w:rPr>
        <w:t>Functional Requirements</w:t>
      </w:r>
    </w:p>
    <w:p w14:paraId="714F60C4" w14:textId="5D658762" w:rsidR="005C68AE" w:rsidRPr="005C68AE" w:rsidRDefault="005C68AE" w:rsidP="00E3557F">
      <w:pPr>
        <w:pStyle w:val="Heading3"/>
        <w:ind w:left="730"/>
        <w:rPr>
          <w:rFonts w:ascii="Times New Roman" w:hAnsi="Times New Roman" w:cs="Times New Roman"/>
          <w:b w:val="0"/>
          <w:bCs/>
          <w:sz w:val="24"/>
          <w:szCs w:val="24"/>
        </w:rPr>
      </w:pPr>
      <w:r w:rsidRPr="005C68AE">
        <w:rPr>
          <w:rFonts w:ascii="Times New Roman" w:hAnsi="Times New Roman" w:cs="Times New Roman"/>
          <w:sz w:val="24"/>
          <w:szCs w:val="24"/>
          <w:u w:val="single"/>
        </w:rPr>
        <w:t>ID#:</w:t>
      </w:r>
      <w:r w:rsidRPr="005C68AE">
        <w:rPr>
          <w:rFonts w:ascii="Times New Roman" w:hAnsi="Times New Roman" w:cs="Times New Roman"/>
          <w:sz w:val="24"/>
          <w:szCs w:val="24"/>
        </w:rPr>
        <w:t xml:space="preserve"> </w:t>
      </w:r>
      <w:r w:rsidRPr="005C68AE">
        <w:rPr>
          <w:rFonts w:ascii="Times New Roman" w:hAnsi="Times New Roman" w:cs="Times New Roman"/>
          <w:b w:val="0"/>
          <w:bCs/>
          <w:sz w:val="24"/>
          <w:szCs w:val="24"/>
        </w:rPr>
        <w:t xml:space="preserve">F1 </w:t>
      </w:r>
      <w:r w:rsidRPr="005C68AE">
        <w:rPr>
          <w:rFonts w:ascii="Times New Roman" w:hAnsi="Times New Roman" w:cs="Times New Roman"/>
          <w:sz w:val="24"/>
          <w:szCs w:val="24"/>
        </w:rPr>
        <w:t xml:space="preserve">– </w:t>
      </w:r>
      <w:r w:rsidRPr="005C68AE">
        <w:rPr>
          <w:rFonts w:ascii="Times New Roman" w:hAnsi="Times New Roman" w:cs="Times New Roman"/>
          <w:sz w:val="24"/>
          <w:szCs w:val="24"/>
          <w:u w:val="single"/>
        </w:rPr>
        <w:t>Name:</w:t>
      </w:r>
      <w:r w:rsidRPr="005C68AE">
        <w:rPr>
          <w:rFonts w:ascii="Times New Roman" w:hAnsi="Times New Roman" w:cs="Times New Roman"/>
          <w:sz w:val="24"/>
          <w:szCs w:val="24"/>
        </w:rPr>
        <w:t xml:space="preserve"> </w:t>
      </w:r>
      <w:r w:rsidRPr="005C68AE">
        <w:rPr>
          <w:rFonts w:ascii="Times New Roman" w:hAnsi="Times New Roman" w:cs="Times New Roman"/>
          <w:b w:val="0"/>
          <w:bCs/>
          <w:sz w:val="24"/>
          <w:szCs w:val="24"/>
        </w:rPr>
        <w:t>Smooth Scene Transition</w:t>
      </w:r>
    </w:p>
    <w:p w14:paraId="708BDB77" w14:textId="1A0D60D9" w:rsidR="005C68AE" w:rsidRPr="005C68AE" w:rsidRDefault="005C68AE" w:rsidP="00E3557F">
      <w:pPr>
        <w:pStyle w:val="Heading3"/>
        <w:ind w:left="1095" w:firstLine="0"/>
        <w:rPr>
          <w:rFonts w:ascii="Times New Roman" w:hAnsi="Times New Roman" w:cs="Times New Roman"/>
          <w:b w:val="0"/>
          <w:bCs/>
          <w:sz w:val="24"/>
          <w:szCs w:val="24"/>
        </w:rPr>
      </w:pPr>
      <w:r w:rsidRPr="005C68AE">
        <w:rPr>
          <w:rFonts w:ascii="Times New Roman" w:hAnsi="Times New Roman" w:cs="Times New Roman"/>
          <w:sz w:val="24"/>
          <w:szCs w:val="24"/>
        </w:rPr>
        <w:t xml:space="preserve">Description: </w:t>
      </w:r>
      <w:r>
        <w:rPr>
          <w:rFonts w:ascii="Times New Roman" w:hAnsi="Times New Roman" w:cs="Times New Roman"/>
          <w:b w:val="0"/>
          <w:bCs/>
          <w:sz w:val="24"/>
          <w:szCs w:val="24"/>
        </w:rPr>
        <w:t>The application will have a smooth transition back and forth between different scenes</w:t>
      </w:r>
    </w:p>
    <w:p w14:paraId="695D350F" w14:textId="59EA665D" w:rsidR="005C68AE" w:rsidRPr="005C68AE" w:rsidRDefault="005C68AE" w:rsidP="00E3557F">
      <w:pPr>
        <w:pStyle w:val="Heading3"/>
        <w:ind w:left="1095" w:firstLine="0"/>
        <w:rPr>
          <w:rFonts w:ascii="Times New Roman" w:hAnsi="Times New Roman" w:cs="Times New Roman"/>
          <w:b w:val="0"/>
          <w:bCs/>
          <w:sz w:val="24"/>
          <w:szCs w:val="24"/>
        </w:rPr>
      </w:pPr>
      <w:r w:rsidRPr="005C68AE">
        <w:rPr>
          <w:rFonts w:ascii="Times New Roman" w:hAnsi="Times New Roman" w:cs="Times New Roman"/>
          <w:sz w:val="24"/>
          <w:szCs w:val="24"/>
        </w:rPr>
        <w:t xml:space="preserve">Rationale: </w:t>
      </w:r>
      <w:r>
        <w:rPr>
          <w:rFonts w:ascii="Times New Roman" w:hAnsi="Times New Roman" w:cs="Times New Roman"/>
          <w:b w:val="0"/>
          <w:bCs/>
          <w:sz w:val="24"/>
          <w:szCs w:val="24"/>
        </w:rPr>
        <w:t xml:space="preserve">Many scenes will be swapped out while playing the game. Scenes like </w:t>
      </w:r>
      <w:r w:rsidRPr="005C68AE">
        <w:rPr>
          <w:rFonts w:ascii="Times New Roman" w:hAnsi="Times New Roman" w:cs="Times New Roman"/>
          <w:b w:val="0"/>
          <w:bCs/>
          <w:sz w:val="24"/>
          <w:szCs w:val="24"/>
        </w:rPr>
        <w:t xml:space="preserve">the </w:t>
      </w:r>
      <w:r>
        <w:rPr>
          <w:rFonts w:ascii="Times New Roman" w:hAnsi="Times New Roman" w:cs="Times New Roman"/>
          <w:b w:val="0"/>
          <w:bCs/>
          <w:sz w:val="24"/>
          <w:szCs w:val="24"/>
        </w:rPr>
        <w:t xml:space="preserve">      </w:t>
      </w:r>
      <w:r w:rsidRPr="005C68AE">
        <w:rPr>
          <w:rFonts w:ascii="Times New Roman" w:hAnsi="Times New Roman" w:cs="Times New Roman"/>
          <w:b w:val="0"/>
          <w:bCs/>
          <w:sz w:val="24"/>
          <w:szCs w:val="24"/>
        </w:rPr>
        <w:t>Overworld will need to seamlessly transition to random minigames, and even to the player’</w:t>
      </w:r>
      <w:r w:rsidR="001B787D">
        <w:rPr>
          <w:rFonts w:ascii="Times New Roman" w:hAnsi="Times New Roman" w:cs="Times New Roman"/>
          <w:b w:val="0"/>
          <w:bCs/>
          <w:sz w:val="24"/>
          <w:szCs w:val="24"/>
        </w:rPr>
        <w:t>s collections. Smooth transitions will be important so that the user experience is not diluted.</w:t>
      </w:r>
    </w:p>
    <w:p w14:paraId="0AB4FBF0" w14:textId="2490994F" w:rsidR="005C68AE" w:rsidRPr="001B787D" w:rsidRDefault="005C68AE" w:rsidP="00E3557F">
      <w:pPr>
        <w:pStyle w:val="Heading3"/>
        <w:ind w:left="1095" w:firstLine="0"/>
        <w:rPr>
          <w:rFonts w:ascii="Times New Roman" w:hAnsi="Times New Roman" w:cs="Times New Roman"/>
          <w:b w:val="0"/>
          <w:bCs/>
          <w:sz w:val="24"/>
          <w:szCs w:val="24"/>
        </w:rPr>
      </w:pPr>
      <w:r w:rsidRPr="005C68AE">
        <w:rPr>
          <w:rFonts w:ascii="Times New Roman" w:hAnsi="Times New Roman" w:cs="Times New Roman"/>
          <w:sz w:val="24"/>
          <w:szCs w:val="24"/>
        </w:rPr>
        <w:t xml:space="preserve">Fit Criterion: </w:t>
      </w:r>
      <w:r w:rsidR="001B787D">
        <w:rPr>
          <w:rFonts w:ascii="Times New Roman" w:hAnsi="Times New Roman" w:cs="Times New Roman"/>
          <w:b w:val="0"/>
          <w:bCs/>
          <w:sz w:val="24"/>
          <w:szCs w:val="24"/>
        </w:rPr>
        <w:t>Transitions must have an obvious flow to them, they cannot have harsh fast swapping of scenes so as long as the presentation doesn’t mimic a power point presentation while swapping, it should be fine.</w:t>
      </w:r>
    </w:p>
    <w:p w14:paraId="5655ECF0" w14:textId="2BD8C2D5" w:rsidR="001B787D" w:rsidRPr="00DB2823" w:rsidRDefault="005C68AE" w:rsidP="00E3557F">
      <w:pPr>
        <w:pStyle w:val="Heading3"/>
        <w:ind w:left="730" w:firstLine="365"/>
        <w:rPr>
          <w:rFonts w:ascii="Times New Roman" w:hAnsi="Times New Roman" w:cs="Times New Roman"/>
          <w:b w:val="0"/>
          <w:bCs/>
          <w:sz w:val="24"/>
          <w:szCs w:val="24"/>
        </w:rPr>
      </w:pPr>
      <w:r w:rsidRPr="005C68AE">
        <w:rPr>
          <w:rFonts w:ascii="Times New Roman" w:hAnsi="Times New Roman" w:cs="Times New Roman"/>
          <w:sz w:val="24"/>
          <w:szCs w:val="24"/>
        </w:rPr>
        <w:t xml:space="preserve">Acceptance Tests: </w:t>
      </w:r>
      <w:r w:rsidR="00DB2823">
        <w:rPr>
          <w:rFonts w:ascii="Times New Roman" w:hAnsi="Times New Roman" w:cs="Times New Roman"/>
          <w:b w:val="0"/>
          <w:bCs/>
          <w:sz w:val="24"/>
          <w:szCs w:val="24"/>
        </w:rPr>
        <w:t>1</w:t>
      </w:r>
    </w:p>
    <w:p w14:paraId="49B5352F" w14:textId="1B49AFC4" w:rsidR="005C68AE" w:rsidRPr="001B787D" w:rsidRDefault="005C68AE" w:rsidP="00E3557F">
      <w:pPr>
        <w:pStyle w:val="Heading3"/>
        <w:ind w:left="730"/>
        <w:rPr>
          <w:rFonts w:ascii="Times New Roman" w:hAnsi="Times New Roman" w:cs="Times New Roman"/>
          <w:b w:val="0"/>
          <w:bCs/>
          <w:sz w:val="24"/>
          <w:szCs w:val="24"/>
        </w:rPr>
      </w:pPr>
      <w:bookmarkStart w:id="5" w:name="_Hlk149093718"/>
      <w:r w:rsidRPr="005C68AE">
        <w:rPr>
          <w:rFonts w:ascii="Times New Roman" w:hAnsi="Times New Roman" w:cs="Times New Roman"/>
          <w:sz w:val="24"/>
          <w:szCs w:val="24"/>
          <w:u w:val="single"/>
        </w:rPr>
        <w:t>ID#:</w:t>
      </w:r>
      <w:r w:rsidRPr="005C68AE">
        <w:rPr>
          <w:rFonts w:ascii="Times New Roman" w:hAnsi="Times New Roman" w:cs="Times New Roman"/>
          <w:sz w:val="24"/>
          <w:szCs w:val="24"/>
        </w:rPr>
        <w:t xml:space="preserve"> </w:t>
      </w:r>
      <w:r w:rsidRPr="005C68AE">
        <w:rPr>
          <w:rFonts w:ascii="Times New Roman" w:hAnsi="Times New Roman" w:cs="Times New Roman"/>
          <w:b w:val="0"/>
          <w:bCs/>
          <w:sz w:val="24"/>
          <w:szCs w:val="24"/>
        </w:rPr>
        <w:t>F</w:t>
      </w:r>
      <w:r w:rsidR="00DD225F">
        <w:rPr>
          <w:rFonts w:ascii="Times New Roman" w:hAnsi="Times New Roman" w:cs="Times New Roman"/>
          <w:b w:val="0"/>
          <w:bCs/>
          <w:sz w:val="24"/>
          <w:szCs w:val="24"/>
        </w:rPr>
        <w:t>2</w:t>
      </w:r>
      <w:r w:rsidRPr="005C68AE">
        <w:rPr>
          <w:rFonts w:ascii="Times New Roman" w:hAnsi="Times New Roman" w:cs="Times New Roman"/>
          <w:b w:val="0"/>
          <w:bCs/>
          <w:sz w:val="24"/>
          <w:szCs w:val="24"/>
        </w:rPr>
        <w:t xml:space="preserve"> </w:t>
      </w:r>
      <w:r w:rsidRPr="005C68AE">
        <w:rPr>
          <w:rFonts w:ascii="Times New Roman" w:hAnsi="Times New Roman" w:cs="Times New Roman"/>
          <w:sz w:val="24"/>
          <w:szCs w:val="24"/>
        </w:rPr>
        <w:t xml:space="preserve">– </w:t>
      </w:r>
      <w:r w:rsidRPr="005C68AE">
        <w:rPr>
          <w:rFonts w:ascii="Times New Roman" w:hAnsi="Times New Roman" w:cs="Times New Roman"/>
          <w:sz w:val="24"/>
          <w:szCs w:val="24"/>
          <w:u w:val="single"/>
        </w:rPr>
        <w:t>Name:</w:t>
      </w:r>
      <w:r w:rsidR="001B787D">
        <w:rPr>
          <w:rFonts w:ascii="Times New Roman" w:hAnsi="Times New Roman" w:cs="Times New Roman"/>
          <w:sz w:val="24"/>
          <w:szCs w:val="24"/>
          <w:u w:val="single"/>
        </w:rPr>
        <w:t xml:space="preserve"> </w:t>
      </w:r>
      <w:r w:rsidR="001B787D">
        <w:rPr>
          <w:rFonts w:ascii="Times New Roman" w:hAnsi="Times New Roman" w:cs="Times New Roman"/>
          <w:b w:val="0"/>
          <w:bCs/>
          <w:sz w:val="24"/>
          <w:szCs w:val="24"/>
        </w:rPr>
        <w:t>Player reward tracking</w:t>
      </w:r>
    </w:p>
    <w:p w14:paraId="47C63533" w14:textId="7A0E582A" w:rsidR="005C68AE" w:rsidRPr="001B787D" w:rsidRDefault="005C68AE" w:rsidP="00E3557F">
      <w:pPr>
        <w:pStyle w:val="Heading3"/>
        <w:ind w:left="1095" w:firstLine="0"/>
        <w:rPr>
          <w:rFonts w:ascii="Times New Roman" w:hAnsi="Times New Roman" w:cs="Times New Roman"/>
          <w:b w:val="0"/>
          <w:bCs/>
          <w:sz w:val="24"/>
          <w:szCs w:val="24"/>
        </w:rPr>
      </w:pPr>
      <w:r w:rsidRPr="005C68AE">
        <w:rPr>
          <w:rFonts w:ascii="Times New Roman" w:hAnsi="Times New Roman" w:cs="Times New Roman"/>
          <w:sz w:val="24"/>
          <w:szCs w:val="24"/>
        </w:rPr>
        <w:t xml:space="preserve">Description: </w:t>
      </w:r>
      <w:r w:rsidR="001B787D">
        <w:rPr>
          <w:rFonts w:ascii="Times New Roman" w:hAnsi="Times New Roman" w:cs="Times New Roman"/>
          <w:b w:val="0"/>
          <w:bCs/>
          <w:sz w:val="24"/>
          <w:szCs w:val="24"/>
        </w:rPr>
        <w:t>Player rewards will be accurately tracked upon completion/failure of minigames.</w:t>
      </w:r>
    </w:p>
    <w:p w14:paraId="19F3B94D" w14:textId="1F720709" w:rsidR="005C68AE" w:rsidRPr="001B787D" w:rsidRDefault="005C68AE" w:rsidP="00E3557F">
      <w:pPr>
        <w:pStyle w:val="Heading3"/>
        <w:ind w:left="1095" w:firstLine="0"/>
        <w:rPr>
          <w:rFonts w:ascii="Times New Roman" w:hAnsi="Times New Roman" w:cs="Times New Roman"/>
          <w:b w:val="0"/>
          <w:bCs/>
          <w:sz w:val="24"/>
          <w:szCs w:val="24"/>
        </w:rPr>
      </w:pPr>
      <w:r w:rsidRPr="005C68AE">
        <w:rPr>
          <w:rFonts w:ascii="Times New Roman" w:hAnsi="Times New Roman" w:cs="Times New Roman"/>
          <w:sz w:val="24"/>
          <w:szCs w:val="24"/>
        </w:rPr>
        <w:t>Rationale:</w:t>
      </w:r>
      <w:r w:rsidR="001B787D">
        <w:rPr>
          <w:rFonts w:ascii="Times New Roman" w:hAnsi="Times New Roman" w:cs="Times New Roman"/>
          <w:sz w:val="24"/>
          <w:szCs w:val="24"/>
        </w:rPr>
        <w:t xml:space="preserve"> </w:t>
      </w:r>
      <w:r w:rsidR="001B787D">
        <w:rPr>
          <w:rFonts w:ascii="Times New Roman" w:hAnsi="Times New Roman" w:cs="Times New Roman"/>
          <w:b w:val="0"/>
          <w:bCs/>
          <w:sz w:val="24"/>
          <w:szCs w:val="24"/>
        </w:rPr>
        <w:t>Users must trust that actions they perform will be backed by rewards or else player retention could fall through due to unreliable reward systems</w:t>
      </w:r>
    </w:p>
    <w:p w14:paraId="3618754C" w14:textId="7708A87D" w:rsidR="005C68AE" w:rsidRPr="001B787D" w:rsidRDefault="005C68AE" w:rsidP="00E3557F">
      <w:pPr>
        <w:pStyle w:val="Heading3"/>
        <w:ind w:left="1095" w:firstLine="0"/>
        <w:rPr>
          <w:rFonts w:ascii="Times New Roman" w:hAnsi="Times New Roman" w:cs="Times New Roman"/>
          <w:b w:val="0"/>
          <w:bCs/>
          <w:sz w:val="24"/>
          <w:szCs w:val="24"/>
        </w:rPr>
      </w:pPr>
      <w:r w:rsidRPr="005C68AE">
        <w:rPr>
          <w:rFonts w:ascii="Times New Roman" w:hAnsi="Times New Roman" w:cs="Times New Roman"/>
          <w:sz w:val="24"/>
          <w:szCs w:val="24"/>
        </w:rPr>
        <w:t xml:space="preserve">Fit Criterion: </w:t>
      </w:r>
      <w:r w:rsidR="001B787D">
        <w:rPr>
          <w:rFonts w:ascii="Times New Roman" w:hAnsi="Times New Roman" w:cs="Times New Roman"/>
          <w:b w:val="0"/>
          <w:bCs/>
          <w:sz w:val="24"/>
          <w:szCs w:val="24"/>
        </w:rPr>
        <w:t>Complete minigames and ensure that rewards are being accurately updated within the collections. Also ensure that players are not rewarded for failing to finish minigames.</w:t>
      </w:r>
    </w:p>
    <w:p w14:paraId="6358B288" w14:textId="6758F402" w:rsidR="005C68AE" w:rsidRPr="00DB2823" w:rsidRDefault="005C68AE" w:rsidP="00E3557F">
      <w:pPr>
        <w:pStyle w:val="Heading3"/>
        <w:ind w:left="730" w:firstLine="365"/>
        <w:rPr>
          <w:rFonts w:ascii="Times New Roman" w:hAnsi="Times New Roman" w:cs="Times New Roman"/>
          <w:b w:val="0"/>
          <w:bCs/>
          <w:sz w:val="24"/>
          <w:szCs w:val="24"/>
        </w:rPr>
      </w:pPr>
      <w:r w:rsidRPr="005C68AE">
        <w:rPr>
          <w:rFonts w:ascii="Times New Roman" w:hAnsi="Times New Roman" w:cs="Times New Roman"/>
          <w:sz w:val="24"/>
          <w:szCs w:val="24"/>
        </w:rPr>
        <w:t xml:space="preserve">Acceptance Tests: </w:t>
      </w:r>
      <w:r w:rsidR="00DB2823">
        <w:rPr>
          <w:rFonts w:ascii="Times New Roman" w:hAnsi="Times New Roman" w:cs="Times New Roman"/>
          <w:b w:val="0"/>
          <w:bCs/>
          <w:sz w:val="24"/>
          <w:szCs w:val="24"/>
        </w:rPr>
        <w:t>2, 3</w:t>
      </w:r>
    </w:p>
    <w:bookmarkEnd w:id="5"/>
    <w:p w14:paraId="5A415CBA" w14:textId="77777777" w:rsidR="001B787D" w:rsidRPr="001B787D" w:rsidRDefault="001B787D" w:rsidP="00E3557F">
      <w:pPr>
        <w:ind w:left="1105"/>
      </w:pPr>
    </w:p>
    <w:p w14:paraId="26997DB0" w14:textId="1C3FD4DA" w:rsidR="005C68AE" w:rsidRPr="001B787D" w:rsidRDefault="005C68AE" w:rsidP="00E3557F">
      <w:pPr>
        <w:pStyle w:val="Heading3"/>
        <w:ind w:left="730"/>
        <w:rPr>
          <w:rFonts w:ascii="Times New Roman" w:hAnsi="Times New Roman" w:cs="Times New Roman"/>
          <w:b w:val="0"/>
          <w:bCs/>
          <w:sz w:val="24"/>
          <w:szCs w:val="24"/>
        </w:rPr>
      </w:pPr>
      <w:r w:rsidRPr="005C68AE">
        <w:rPr>
          <w:rFonts w:ascii="Times New Roman" w:hAnsi="Times New Roman" w:cs="Times New Roman"/>
          <w:sz w:val="24"/>
          <w:szCs w:val="24"/>
          <w:u w:val="single"/>
        </w:rPr>
        <w:lastRenderedPageBreak/>
        <w:t>ID#:</w:t>
      </w:r>
      <w:r w:rsidRPr="005C68AE">
        <w:rPr>
          <w:rFonts w:ascii="Times New Roman" w:hAnsi="Times New Roman" w:cs="Times New Roman"/>
          <w:sz w:val="24"/>
          <w:szCs w:val="24"/>
        </w:rPr>
        <w:t xml:space="preserve"> </w:t>
      </w:r>
      <w:r w:rsidRPr="005C68AE">
        <w:rPr>
          <w:rFonts w:ascii="Times New Roman" w:hAnsi="Times New Roman" w:cs="Times New Roman"/>
          <w:b w:val="0"/>
          <w:bCs/>
          <w:sz w:val="24"/>
          <w:szCs w:val="24"/>
        </w:rPr>
        <w:t>F</w:t>
      </w:r>
      <w:r w:rsidR="00DD225F">
        <w:rPr>
          <w:rFonts w:ascii="Times New Roman" w:hAnsi="Times New Roman" w:cs="Times New Roman"/>
          <w:b w:val="0"/>
          <w:bCs/>
          <w:sz w:val="24"/>
          <w:szCs w:val="24"/>
        </w:rPr>
        <w:t>3</w:t>
      </w:r>
      <w:r w:rsidRPr="005C68AE">
        <w:rPr>
          <w:rFonts w:ascii="Times New Roman" w:hAnsi="Times New Roman" w:cs="Times New Roman"/>
          <w:b w:val="0"/>
          <w:bCs/>
          <w:sz w:val="24"/>
          <w:szCs w:val="24"/>
        </w:rPr>
        <w:t xml:space="preserve"> </w:t>
      </w:r>
      <w:r w:rsidRPr="005C68AE">
        <w:rPr>
          <w:rFonts w:ascii="Times New Roman" w:hAnsi="Times New Roman" w:cs="Times New Roman"/>
          <w:sz w:val="24"/>
          <w:szCs w:val="24"/>
        </w:rPr>
        <w:t xml:space="preserve">– </w:t>
      </w:r>
      <w:r w:rsidRPr="005C68AE">
        <w:rPr>
          <w:rFonts w:ascii="Times New Roman" w:hAnsi="Times New Roman" w:cs="Times New Roman"/>
          <w:sz w:val="24"/>
          <w:szCs w:val="24"/>
          <w:u w:val="single"/>
        </w:rPr>
        <w:t>Name:</w:t>
      </w:r>
      <w:r w:rsidR="001B787D">
        <w:rPr>
          <w:rFonts w:ascii="Times New Roman" w:hAnsi="Times New Roman" w:cs="Times New Roman"/>
          <w:b w:val="0"/>
          <w:bCs/>
          <w:sz w:val="24"/>
          <w:szCs w:val="24"/>
        </w:rPr>
        <w:t xml:space="preserve"> User Location Accurately Updated</w:t>
      </w:r>
    </w:p>
    <w:p w14:paraId="6977942A" w14:textId="5377D2E0" w:rsidR="005C68AE" w:rsidRPr="001B787D" w:rsidRDefault="005C68AE" w:rsidP="00E3557F">
      <w:pPr>
        <w:pStyle w:val="Heading3"/>
        <w:ind w:left="730" w:firstLine="365"/>
        <w:rPr>
          <w:rFonts w:ascii="Times New Roman" w:hAnsi="Times New Roman" w:cs="Times New Roman"/>
          <w:b w:val="0"/>
          <w:bCs/>
          <w:sz w:val="24"/>
          <w:szCs w:val="24"/>
        </w:rPr>
      </w:pPr>
      <w:r w:rsidRPr="005C68AE">
        <w:rPr>
          <w:rFonts w:ascii="Times New Roman" w:hAnsi="Times New Roman" w:cs="Times New Roman"/>
          <w:sz w:val="24"/>
          <w:szCs w:val="24"/>
        </w:rPr>
        <w:t xml:space="preserve">Description: </w:t>
      </w:r>
      <w:r w:rsidR="001B787D">
        <w:rPr>
          <w:rFonts w:ascii="Times New Roman" w:hAnsi="Times New Roman" w:cs="Times New Roman"/>
          <w:b w:val="0"/>
          <w:bCs/>
          <w:sz w:val="24"/>
          <w:szCs w:val="24"/>
        </w:rPr>
        <w:t>User location on the Overworld is accurate to their real-world location</w:t>
      </w:r>
    </w:p>
    <w:p w14:paraId="2B7BF72F" w14:textId="261B655C" w:rsidR="005C68AE" w:rsidRPr="001B787D" w:rsidRDefault="005C68AE" w:rsidP="00E3557F">
      <w:pPr>
        <w:pStyle w:val="Heading3"/>
        <w:ind w:left="1095" w:firstLine="0"/>
        <w:rPr>
          <w:rFonts w:ascii="Times New Roman" w:hAnsi="Times New Roman" w:cs="Times New Roman"/>
          <w:b w:val="0"/>
          <w:bCs/>
          <w:sz w:val="24"/>
          <w:szCs w:val="24"/>
        </w:rPr>
      </w:pPr>
      <w:r w:rsidRPr="005C68AE">
        <w:rPr>
          <w:rFonts w:ascii="Times New Roman" w:hAnsi="Times New Roman" w:cs="Times New Roman"/>
          <w:sz w:val="24"/>
          <w:szCs w:val="24"/>
        </w:rPr>
        <w:t xml:space="preserve">Rationale: </w:t>
      </w:r>
      <w:r w:rsidR="001B787D">
        <w:rPr>
          <w:rFonts w:ascii="Times New Roman" w:hAnsi="Times New Roman" w:cs="Times New Roman"/>
          <w:b w:val="0"/>
          <w:bCs/>
          <w:sz w:val="24"/>
          <w:szCs w:val="24"/>
        </w:rPr>
        <w:t>One of the main hooks in this game is that it is an Augmented Reality style game, and the feature that takes advantage of that is the Overworld map. If this isn’t working correctly then there wouldn’t be anything to separate this game from other regular games.</w:t>
      </w:r>
    </w:p>
    <w:p w14:paraId="4DC69D71" w14:textId="654FEA69" w:rsidR="005C68AE" w:rsidRPr="005C68AE" w:rsidRDefault="005C68AE" w:rsidP="00E3557F">
      <w:pPr>
        <w:pStyle w:val="Heading3"/>
        <w:ind w:left="1095" w:firstLine="0"/>
        <w:rPr>
          <w:rFonts w:ascii="Times New Roman" w:hAnsi="Times New Roman" w:cs="Times New Roman"/>
          <w:sz w:val="24"/>
          <w:szCs w:val="24"/>
        </w:rPr>
      </w:pPr>
      <w:r w:rsidRPr="005C68AE">
        <w:rPr>
          <w:rFonts w:ascii="Times New Roman" w:hAnsi="Times New Roman" w:cs="Times New Roman"/>
          <w:sz w:val="24"/>
          <w:szCs w:val="24"/>
        </w:rPr>
        <w:t>Fit Criterion:</w:t>
      </w:r>
      <w:r w:rsidR="001B787D">
        <w:rPr>
          <w:rFonts w:ascii="Times New Roman" w:hAnsi="Times New Roman" w:cs="Times New Roman"/>
          <w:sz w:val="24"/>
          <w:szCs w:val="24"/>
        </w:rPr>
        <w:t xml:space="preserve"> </w:t>
      </w:r>
      <w:r w:rsidR="001B787D">
        <w:rPr>
          <w:rFonts w:ascii="Times New Roman" w:hAnsi="Times New Roman" w:cs="Times New Roman"/>
          <w:b w:val="0"/>
          <w:bCs/>
          <w:sz w:val="24"/>
          <w:szCs w:val="24"/>
        </w:rPr>
        <w:t xml:space="preserve">Display the location data </w:t>
      </w:r>
      <w:r w:rsidR="00B30F6C">
        <w:rPr>
          <w:rFonts w:ascii="Times New Roman" w:hAnsi="Times New Roman" w:cs="Times New Roman"/>
          <w:b w:val="0"/>
          <w:bCs/>
          <w:sz w:val="24"/>
          <w:szCs w:val="24"/>
        </w:rPr>
        <w:t>of a user for testing, if this matches their GPS coordinates then it should mean that the location tracking of the mobile devices is accurately being read into the application</w:t>
      </w:r>
    </w:p>
    <w:p w14:paraId="5792C9F2" w14:textId="363E0C04" w:rsidR="005C68AE" w:rsidRPr="00DB2823" w:rsidRDefault="005C68AE" w:rsidP="00E3557F">
      <w:pPr>
        <w:pStyle w:val="Heading3"/>
        <w:ind w:left="730" w:firstLine="365"/>
        <w:rPr>
          <w:rFonts w:ascii="Times New Roman" w:hAnsi="Times New Roman" w:cs="Times New Roman"/>
          <w:b w:val="0"/>
          <w:bCs/>
        </w:rPr>
      </w:pPr>
      <w:r w:rsidRPr="005C68AE">
        <w:rPr>
          <w:rFonts w:ascii="Times New Roman" w:hAnsi="Times New Roman" w:cs="Times New Roman"/>
          <w:sz w:val="24"/>
          <w:szCs w:val="24"/>
        </w:rPr>
        <w:t>Acceptance Tests:</w:t>
      </w:r>
      <w:r>
        <w:t xml:space="preserve"> </w:t>
      </w:r>
      <w:r w:rsidR="00DB2823" w:rsidRPr="00453CA0">
        <w:rPr>
          <w:rFonts w:ascii="Times New Roman" w:hAnsi="Times New Roman" w:cs="Times New Roman"/>
          <w:b w:val="0"/>
          <w:bCs/>
          <w:sz w:val="24"/>
          <w:szCs w:val="24"/>
        </w:rPr>
        <w:t>4</w:t>
      </w:r>
    </w:p>
    <w:p w14:paraId="5843BC46" w14:textId="77777777" w:rsidR="00E3557F" w:rsidRPr="00E3557F" w:rsidRDefault="00E3557F" w:rsidP="00E3557F"/>
    <w:p w14:paraId="353B006D" w14:textId="427030AD" w:rsidR="00752984" w:rsidRDefault="00E3557F" w:rsidP="00E3557F">
      <w:pPr>
        <w:pStyle w:val="Heading3"/>
        <w:ind w:left="0" w:firstLine="345"/>
        <w:rPr>
          <w:rFonts w:eastAsia="Arial" w:cs="Arial"/>
        </w:rPr>
      </w:pPr>
      <w:r>
        <w:rPr>
          <w:noProof/>
        </w:rPr>
        <w:drawing>
          <wp:anchor distT="0" distB="0" distL="114300" distR="114300" simplePos="0" relativeHeight="251658240" behindDoc="1" locked="0" layoutInCell="1" allowOverlap="1" wp14:anchorId="0703AFF7" wp14:editId="50DC67D3">
            <wp:simplePos x="0" y="0"/>
            <wp:positionH relativeFrom="column">
              <wp:posOffset>8255</wp:posOffset>
            </wp:positionH>
            <wp:positionV relativeFrom="paragraph">
              <wp:posOffset>428625</wp:posOffset>
            </wp:positionV>
            <wp:extent cx="5948045" cy="3370580"/>
            <wp:effectExtent l="0" t="0" r="0" b="1270"/>
            <wp:wrapTight wrapText="bothSides">
              <wp:wrapPolygon edited="0">
                <wp:start x="0" y="0"/>
                <wp:lineTo x="0" y="21486"/>
                <wp:lineTo x="21515" y="21486"/>
                <wp:lineTo x="21515" y="0"/>
                <wp:lineTo x="0" y="0"/>
              </wp:wrapPolygon>
            </wp:wrapTight>
            <wp:docPr id="34937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7649"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8045" cy="3370580"/>
                    </a:xfrm>
                    <a:prstGeom prst="rect">
                      <a:avLst/>
                    </a:prstGeom>
                  </pic:spPr>
                </pic:pic>
              </a:graphicData>
            </a:graphic>
          </wp:anchor>
        </w:drawing>
      </w:r>
      <w:r w:rsidR="00752984">
        <w:t>11</w:t>
      </w:r>
      <w:r w:rsidR="00752984" w:rsidRPr="00B0630F">
        <w:rPr>
          <w:rFonts w:eastAsia="Arial" w:cs="Arial"/>
        </w:rPr>
        <w:t xml:space="preserve"> </w:t>
      </w:r>
      <w:r w:rsidR="00752984">
        <w:rPr>
          <w:rFonts w:eastAsia="Arial" w:cs="Arial"/>
        </w:rPr>
        <w:t>Data Requirements</w:t>
      </w:r>
    </w:p>
    <w:p w14:paraId="100BF176" w14:textId="39065178" w:rsidR="00752984" w:rsidRPr="00C14B5B" w:rsidRDefault="00752984" w:rsidP="00C14B5B">
      <w:pPr>
        <w:ind w:left="0" w:firstLine="0"/>
        <w:rPr>
          <w:rFonts w:eastAsia="Arial"/>
          <w:i w:val="0"/>
          <w:iCs/>
        </w:rPr>
      </w:pPr>
    </w:p>
    <w:p w14:paraId="427CB977" w14:textId="54B87177" w:rsidR="00C14B5B" w:rsidRPr="00C14B5B" w:rsidRDefault="00C14B5B" w:rsidP="00E3557F">
      <w:pPr>
        <w:pStyle w:val="Heading3"/>
        <w:ind w:left="730"/>
        <w:rPr>
          <w:rFonts w:ascii="Times New Roman" w:hAnsi="Times New Roman" w:cs="Times New Roman"/>
          <w:b w:val="0"/>
          <w:bCs/>
          <w:sz w:val="24"/>
          <w:szCs w:val="24"/>
        </w:rPr>
      </w:pPr>
      <w:r w:rsidRPr="005C68AE">
        <w:rPr>
          <w:rFonts w:ascii="Times New Roman" w:hAnsi="Times New Roman" w:cs="Times New Roman"/>
          <w:sz w:val="24"/>
          <w:szCs w:val="24"/>
          <w:u w:val="single"/>
        </w:rPr>
        <w:lastRenderedPageBreak/>
        <w:t>ID#:</w:t>
      </w:r>
      <w:r w:rsidRPr="005C68AE">
        <w:rPr>
          <w:rFonts w:ascii="Times New Roman" w:hAnsi="Times New Roman" w:cs="Times New Roman"/>
          <w:sz w:val="24"/>
          <w:szCs w:val="24"/>
        </w:rPr>
        <w:t xml:space="preserve"> </w:t>
      </w:r>
      <w:r>
        <w:rPr>
          <w:rFonts w:ascii="Times New Roman" w:hAnsi="Times New Roman" w:cs="Times New Roman"/>
          <w:b w:val="0"/>
          <w:bCs/>
          <w:sz w:val="24"/>
          <w:szCs w:val="24"/>
        </w:rPr>
        <w:t>D1</w:t>
      </w:r>
      <w:r w:rsidRPr="005C68AE">
        <w:rPr>
          <w:rFonts w:ascii="Times New Roman" w:hAnsi="Times New Roman" w:cs="Times New Roman"/>
          <w:b w:val="0"/>
          <w:bCs/>
          <w:sz w:val="24"/>
          <w:szCs w:val="24"/>
        </w:rPr>
        <w:t xml:space="preserve"> </w:t>
      </w:r>
      <w:r w:rsidRPr="005C68AE">
        <w:rPr>
          <w:rFonts w:ascii="Times New Roman" w:hAnsi="Times New Roman" w:cs="Times New Roman"/>
          <w:sz w:val="24"/>
          <w:szCs w:val="24"/>
        </w:rPr>
        <w:t xml:space="preserve">– </w:t>
      </w:r>
      <w:r w:rsidRPr="005C68AE">
        <w:rPr>
          <w:rFonts w:ascii="Times New Roman" w:hAnsi="Times New Roman" w:cs="Times New Roman"/>
          <w:sz w:val="24"/>
          <w:szCs w:val="24"/>
          <w:u w:val="single"/>
        </w:rPr>
        <w:t>Name:</w:t>
      </w:r>
      <w:r>
        <w:rPr>
          <w:rFonts w:ascii="Times New Roman" w:hAnsi="Times New Roman" w:cs="Times New Roman"/>
          <w:sz w:val="24"/>
          <w:szCs w:val="24"/>
        </w:rPr>
        <w:t xml:space="preserve"> </w:t>
      </w:r>
      <w:r>
        <w:rPr>
          <w:rFonts w:ascii="Times New Roman" w:hAnsi="Times New Roman" w:cs="Times New Roman"/>
          <w:b w:val="0"/>
          <w:bCs/>
          <w:sz w:val="24"/>
          <w:szCs w:val="24"/>
        </w:rPr>
        <w:t>Reward Naming Format</w:t>
      </w:r>
    </w:p>
    <w:p w14:paraId="45E3F35B" w14:textId="65778CF9" w:rsidR="00C14B5B" w:rsidRPr="001B787D" w:rsidRDefault="00C14B5B" w:rsidP="00E3557F">
      <w:pPr>
        <w:pStyle w:val="Heading3"/>
        <w:ind w:left="1095" w:firstLine="0"/>
        <w:rPr>
          <w:rFonts w:ascii="Times New Roman" w:hAnsi="Times New Roman" w:cs="Times New Roman"/>
          <w:b w:val="0"/>
          <w:bCs/>
          <w:sz w:val="24"/>
          <w:szCs w:val="24"/>
        </w:rPr>
      </w:pPr>
      <w:r w:rsidRPr="005C68AE">
        <w:rPr>
          <w:rFonts w:ascii="Times New Roman" w:hAnsi="Times New Roman" w:cs="Times New Roman"/>
          <w:sz w:val="24"/>
          <w:szCs w:val="24"/>
        </w:rPr>
        <w:t xml:space="preserve">Description: </w:t>
      </w:r>
      <w:r>
        <w:rPr>
          <w:rFonts w:ascii="Times New Roman" w:hAnsi="Times New Roman" w:cs="Times New Roman"/>
          <w:b w:val="0"/>
          <w:bCs/>
          <w:sz w:val="24"/>
          <w:szCs w:val="24"/>
        </w:rPr>
        <w:t>Rewards are expected to follow a coherent and similar naming format</w:t>
      </w:r>
    </w:p>
    <w:p w14:paraId="54FBBDD4" w14:textId="62E39A6A" w:rsidR="00C14B5B" w:rsidRPr="001B787D" w:rsidRDefault="00C14B5B" w:rsidP="00E3557F">
      <w:pPr>
        <w:pStyle w:val="Heading3"/>
        <w:ind w:left="1095" w:firstLine="0"/>
        <w:rPr>
          <w:rFonts w:ascii="Times New Roman" w:hAnsi="Times New Roman" w:cs="Times New Roman"/>
          <w:b w:val="0"/>
          <w:bCs/>
          <w:sz w:val="24"/>
          <w:szCs w:val="24"/>
        </w:rPr>
      </w:pPr>
      <w:r w:rsidRPr="005C68AE">
        <w:rPr>
          <w:rFonts w:ascii="Times New Roman" w:hAnsi="Times New Roman" w:cs="Times New Roman"/>
          <w:sz w:val="24"/>
          <w:szCs w:val="24"/>
        </w:rPr>
        <w:t>Rationale:</w:t>
      </w:r>
      <w:r>
        <w:rPr>
          <w:rFonts w:ascii="Times New Roman" w:hAnsi="Times New Roman" w:cs="Times New Roman"/>
          <w:sz w:val="24"/>
          <w:szCs w:val="24"/>
        </w:rPr>
        <w:t xml:space="preserve"> </w:t>
      </w:r>
      <w:r>
        <w:rPr>
          <w:rFonts w:ascii="Times New Roman" w:hAnsi="Times New Roman" w:cs="Times New Roman"/>
          <w:b w:val="0"/>
          <w:bCs/>
          <w:sz w:val="24"/>
          <w:szCs w:val="24"/>
        </w:rPr>
        <w:t>For both Users and Programmers, having a naming format that is clear and concise will allow for a much easier ease of application when trying to differentiate between all the potential rewards, ensuring there aren’t any potential duplicates within the HashMap for the Collection</w:t>
      </w:r>
    </w:p>
    <w:p w14:paraId="58AE4AB3" w14:textId="17AE21B2" w:rsidR="00C14B5B" w:rsidRPr="001B787D" w:rsidRDefault="00C14B5B" w:rsidP="00E3557F">
      <w:pPr>
        <w:pStyle w:val="Heading3"/>
        <w:ind w:left="1095" w:firstLine="0"/>
        <w:rPr>
          <w:rFonts w:ascii="Times New Roman" w:hAnsi="Times New Roman" w:cs="Times New Roman"/>
          <w:b w:val="0"/>
          <w:bCs/>
          <w:sz w:val="24"/>
          <w:szCs w:val="24"/>
        </w:rPr>
      </w:pPr>
      <w:r w:rsidRPr="005C68AE">
        <w:rPr>
          <w:rFonts w:ascii="Times New Roman" w:hAnsi="Times New Roman" w:cs="Times New Roman"/>
          <w:sz w:val="24"/>
          <w:szCs w:val="24"/>
        </w:rPr>
        <w:t xml:space="preserve">Fit Criterion: </w:t>
      </w:r>
      <w:r w:rsidR="009A5197">
        <w:rPr>
          <w:rFonts w:ascii="Times New Roman" w:hAnsi="Times New Roman" w:cs="Times New Roman"/>
          <w:b w:val="0"/>
          <w:bCs/>
          <w:sz w:val="24"/>
          <w:szCs w:val="24"/>
        </w:rPr>
        <w:t xml:space="preserve">Naming formats must use the name of the species being rewarded and include nothing else. If duplicate species exist, follow species name with a sub identifier. </w:t>
      </w:r>
    </w:p>
    <w:p w14:paraId="3174A951" w14:textId="7131B892" w:rsidR="00C14B5B" w:rsidRPr="00DB2823" w:rsidRDefault="00C14B5B" w:rsidP="00E3557F">
      <w:pPr>
        <w:pStyle w:val="Heading3"/>
        <w:ind w:left="730" w:firstLine="365"/>
        <w:rPr>
          <w:rFonts w:ascii="Times New Roman" w:hAnsi="Times New Roman" w:cs="Times New Roman"/>
          <w:b w:val="0"/>
          <w:bCs/>
          <w:sz w:val="24"/>
          <w:szCs w:val="24"/>
        </w:rPr>
      </w:pPr>
      <w:r w:rsidRPr="005C68AE">
        <w:rPr>
          <w:rFonts w:ascii="Times New Roman" w:hAnsi="Times New Roman" w:cs="Times New Roman"/>
          <w:sz w:val="24"/>
          <w:szCs w:val="24"/>
        </w:rPr>
        <w:t>Acceptance Tests:</w:t>
      </w:r>
      <w:r w:rsidR="00DB2823">
        <w:rPr>
          <w:rFonts w:ascii="Times New Roman" w:hAnsi="Times New Roman" w:cs="Times New Roman"/>
          <w:b w:val="0"/>
          <w:bCs/>
          <w:sz w:val="24"/>
          <w:szCs w:val="24"/>
        </w:rPr>
        <w:t xml:space="preserve"> 5, 6</w:t>
      </w:r>
    </w:p>
    <w:p w14:paraId="5F72ED29" w14:textId="2A2D5C80" w:rsidR="009A5197" w:rsidRPr="009A5197" w:rsidRDefault="009A5197" w:rsidP="00E3557F">
      <w:pPr>
        <w:pStyle w:val="Heading3"/>
        <w:ind w:left="730"/>
        <w:rPr>
          <w:b w:val="0"/>
          <w:bCs/>
        </w:rPr>
      </w:pPr>
      <w:r w:rsidRPr="005C68AE">
        <w:rPr>
          <w:rFonts w:ascii="Times New Roman" w:hAnsi="Times New Roman" w:cs="Times New Roman"/>
          <w:sz w:val="24"/>
          <w:szCs w:val="24"/>
          <w:u w:val="single"/>
        </w:rPr>
        <w:t>ID#:</w:t>
      </w:r>
      <w:r w:rsidRPr="005C68AE">
        <w:rPr>
          <w:rFonts w:ascii="Times New Roman" w:hAnsi="Times New Roman" w:cs="Times New Roman"/>
          <w:sz w:val="24"/>
          <w:szCs w:val="24"/>
        </w:rPr>
        <w:t xml:space="preserve"> </w:t>
      </w:r>
      <w:r>
        <w:rPr>
          <w:rFonts w:ascii="Times New Roman" w:hAnsi="Times New Roman" w:cs="Times New Roman"/>
          <w:b w:val="0"/>
          <w:bCs/>
          <w:sz w:val="24"/>
          <w:szCs w:val="24"/>
        </w:rPr>
        <w:t>D2</w:t>
      </w:r>
      <w:r w:rsidRPr="005C68AE">
        <w:rPr>
          <w:rFonts w:ascii="Times New Roman" w:hAnsi="Times New Roman" w:cs="Times New Roman"/>
          <w:b w:val="0"/>
          <w:bCs/>
          <w:sz w:val="24"/>
          <w:szCs w:val="24"/>
        </w:rPr>
        <w:t xml:space="preserve"> </w:t>
      </w:r>
      <w:r w:rsidRPr="009A5197">
        <w:rPr>
          <w:rFonts w:ascii="Times New Roman" w:hAnsi="Times New Roman" w:cs="Times New Roman"/>
          <w:sz w:val="24"/>
          <w:szCs w:val="24"/>
        </w:rPr>
        <w:t xml:space="preserve">– </w:t>
      </w:r>
      <w:r w:rsidRPr="009A5197">
        <w:rPr>
          <w:rFonts w:ascii="Times New Roman" w:hAnsi="Times New Roman" w:cs="Times New Roman"/>
          <w:sz w:val="24"/>
          <w:szCs w:val="24"/>
          <w:u w:val="single"/>
        </w:rPr>
        <w:t>Name:</w:t>
      </w:r>
      <w:r w:rsidRPr="009A5197">
        <w:rPr>
          <w:rFonts w:ascii="Times New Roman" w:hAnsi="Times New Roman" w:cs="Times New Roman"/>
          <w:b w:val="0"/>
          <w:bCs/>
          <w:sz w:val="24"/>
          <w:szCs w:val="24"/>
        </w:rPr>
        <w:t xml:space="preserve"> </w:t>
      </w:r>
      <w:r>
        <w:rPr>
          <w:rFonts w:ascii="Times New Roman" w:hAnsi="Times New Roman" w:cs="Times New Roman"/>
          <w:b w:val="0"/>
          <w:bCs/>
          <w:sz w:val="24"/>
          <w:szCs w:val="24"/>
        </w:rPr>
        <w:t xml:space="preserve">Unique </w:t>
      </w:r>
      <w:r w:rsidRPr="009A5197">
        <w:rPr>
          <w:rFonts w:ascii="Times New Roman" w:hAnsi="Times New Roman" w:cs="Times New Roman"/>
          <w:b w:val="0"/>
          <w:bCs/>
          <w:sz w:val="24"/>
          <w:szCs w:val="24"/>
        </w:rPr>
        <w:t>User IDs</w:t>
      </w:r>
      <w:r>
        <w:rPr>
          <w:b w:val="0"/>
          <w:bCs/>
        </w:rPr>
        <w:t xml:space="preserve"> </w:t>
      </w:r>
    </w:p>
    <w:p w14:paraId="57011915" w14:textId="5E54E38C" w:rsidR="009A5197" w:rsidRPr="001B787D" w:rsidRDefault="009A5197" w:rsidP="00E3557F">
      <w:pPr>
        <w:pStyle w:val="Heading3"/>
        <w:ind w:left="1095" w:firstLine="0"/>
        <w:rPr>
          <w:rFonts w:ascii="Times New Roman" w:hAnsi="Times New Roman" w:cs="Times New Roman"/>
          <w:b w:val="0"/>
          <w:bCs/>
          <w:sz w:val="24"/>
          <w:szCs w:val="24"/>
        </w:rPr>
      </w:pPr>
      <w:r w:rsidRPr="005C68AE">
        <w:rPr>
          <w:rFonts w:ascii="Times New Roman" w:hAnsi="Times New Roman" w:cs="Times New Roman"/>
          <w:sz w:val="24"/>
          <w:szCs w:val="24"/>
        </w:rPr>
        <w:t xml:space="preserve">Description: </w:t>
      </w:r>
      <w:r>
        <w:rPr>
          <w:rFonts w:ascii="Times New Roman" w:hAnsi="Times New Roman" w:cs="Times New Roman"/>
          <w:b w:val="0"/>
          <w:bCs/>
          <w:sz w:val="24"/>
          <w:szCs w:val="24"/>
        </w:rPr>
        <w:t>User IDs are expected to be unique to each user.</w:t>
      </w:r>
    </w:p>
    <w:p w14:paraId="602C16A4" w14:textId="0E0428CB" w:rsidR="009A5197" w:rsidRPr="001B787D" w:rsidRDefault="009A5197" w:rsidP="00E3557F">
      <w:pPr>
        <w:pStyle w:val="Heading3"/>
        <w:ind w:left="1095" w:firstLine="0"/>
        <w:rPr>
          <w:rFonts w:ascii="Times New Roman" w:hAnsi="Times New Roman" w:cs="Times New Roman"/>
          <w:b w:val="0"/>
          <w:bCs/>
          <w:sz w:val="24"/>
          <w:szCs w:val="24"/>
        </w:rPr>
      </w:pPr>
      <w:r w:rsidRPr="005C68AE">
        <w:rPr>
          <w:rFonts w:ascii="Times New Roman" w:hAnsi="Times New Roman" w:cs="Times New Roman"/>
          <w:sz w:val="24"/>
          <w:szCs w:val="24"/>
        </w:rPr>
        <w:t>Rationale:</w:t>
      </w:r>
      <w:r>
        <w:rPr>
          <w:rFonts w:ascii="Times New Roman" w:hAnsi="Times New Roman" w:cs="Times New Roman"/>
          <w:sz w:val="24"/>
          <w:szCs w:val="24"/>
        </w:rPr>
        <w:t xml:space="preserve"> </w:t>
      </w:r>
      <w:r>
        <w:rPr>
          <w:rFonts w:ascii="Times New Roman" w:hAnsi="Times New Roman" w:cs="Times New Roman"/>
          <w:b w:val="0"/>
          <w:bCs/>
          <w:sz w:val="24"/>
          <w:szCs w:val="24"/>
        </w:rPr>
        <w:t>ID log-ins are expected to differ from each other user in order to accurately track each user’s data. Repeat names may allow for confusion when the systems checks for valid credentials.</w:t>
      </w:r>
    </w:p>
    <w:p w14:paraId="166D6D85" w14:textId="229AC512" w:rsidR="009A5197" w:rsidRPr="001B787D" w:rsidRDefault="009A5197" w:rsidP="00E3557F">
      <w:pPr>
        <w:pStyle w:val="Heading3"/>
        <w:ind w:left="1095" w:firstLine="0"/>
        <w:rPr>
          <w:rFonts w:ascii="Times New Roman" w:hAnsi="Times New Roman" w:cs="Times New Roman"/>
          <w:b w:val="0"/>
          <w:bCs/>
          <w:sz w:val="24"/>
          <w:szCs w:val="24"/>
        </w:rPr>
      </w:pPr>
      <w:r w:rsidRPr="005C68AE">
        <w:rPr>
          <w:rFonts w:ascii="Times New Roman" w:hAnsi="Times New Roman" w:cs="Times New Roman"/>
          <w:sz w:val="24"/>
          <w:szCs w:val="24"/>
        </w:rPr>
        <w:t xml:space="preserve">Fit Criterion: </w:t>
      </w:r>
      <w:r>
        <w:rPr>
          <w:rFonts w:ascii="Times New Roman" w:hAnsi="Times New Roman" w:cs="Times New Roman"/>
          <w:b w:val="0"/>
          <w:bCs/>
          <w:sz w:val="24"/>
          <w:szCs w:val="24"/>
        </w:rPr>
        <w:t>2 ways to accomplish this task, allow for all users to use any names, but specify their login with a unique identifier that trails their given username IE: nick#123. Or don’t allow repeat usernames.</w:t>
      </w:r>
    </w:p>
    <w:p w14:paraId="7F0F35EB" w14:textId="19C2FE40" w:rsidR="009A5197" w:rsidRPr="00DB2823" w:rsidRDefault="009A5197" w:rsidP="00E3557F">
      <w:pPr>
        <w:pStyle w:val="Heading3"/>
        <w:ind w:left="730" w:firstLine="365"/>
        <w:rPr>
          <w:rFonts w:ascii="Times New Roman" w:hAnsi="Times New Roman" w:cs="Times New Roman"/>
          <w:b w:val="0"/>
          <w:bCs/>
          <w:sz w:val="24"/>
          <w:szCs w:val="24"/>
        </w:rPr>
      </w:pPr>
      <w:r w:rsidRPr="005C68AE">
        <w:rPr>
          <w:rFonts w:ascii="Times New Roman" w:hAnsi="Times New Roman" w:cs="Times New Roman"/>
          <w:sz w:val="24"/>
          <w:szCs w:val="24"/>
        </w:rPr>
        <w:t xml:space="preserve">Acceptance Tests: </w:t>
      </w:r>
      <w:r w:rsidR="00DB2823">
        <w:rPr>
          <w:rFonts w:ascii="Times New Roman" w:hAnsi="Times New Roman" w:cs="Times New Roman"/>
          <w:b w:val="0"/>
          <w:bCs/>
          <w:sz w:val="24"/>
          <w:szCs w:val="24"/>
        </w:rPr>
        <w:t>7</w:t>
      </w:r>
    </w:p>
    <w:p w14:paraId="532DD1DE" w14:textId="77777777" w:rsidR="00E3557F" w:rsidRDefault="00E3557F" w:rsidP="009A5197">
      <w:pPr>
        <w:pStyle w:val="Heading3"/>
        <w:ind w:left="0" w:firstLine="0"/>
      </w:pPr>
    </w:p>
    <w:p w14:paraId="279BCE21" w14:textId="3A40B2D1" w:rsidR="009A5197" w:rsidRDefault="00E3557F" w:rsidP="00E3557F">
      <w:pPr>
        <w:pStyle w:val="Heading3"/>
        <w:ind w:left="0" w:firstLine="355"/>
        <w:rPr>
          <w:rFonts w:eastAsia="Arial" w:cs="Arial"/>
        </w:rPr>
      </w:pPr>
      <w:r>
        <w:t>12</w:t>
      </w:r>
      <w:r w:rsidR="009A5197" w:rsidRPr="00B0630F">
        <w:rPr>
          <w:rFonts w:eastAsia="Arial" w:cs="Arial"/>
        </w:rPr>
        <w:t xml:space="preserve"> </w:t>
      </w:r>
      <w:r>
        <w:rPr>
          <w:rFonts w:eastAsia="Arial" w:cs="Arial"/>
        </w:rPr>
        <w:t>Performance Requirements</w:t>
      </w:r>
    </w:p>
    <w:p w14:paraId="1A31AA75" w14:textId="7370FE57" w:rsidR="00E3557F" w:rsidRDefault="00E3557F" w:rsidP="00E3557F">
      <w:pPr>
        <w:pStyle w:val="Heading4"/>
        <w:ind w:left="715"/>
      </w:pPr>
      <w:r>
        <w:t>12a</w:t>
      </w:r>
      <w:r>
        <w:rPr>
          <w:rFonts w:ascii="Arial" w:eastAsia="Arial" w:hAnsi="Arial" w:cs="Arial"/>
        </w:rPr>
        <w:t xml:space="preserve"> </w:t>
      </w:r>
      <w:r>
        <w:t>Speed and Latency Requirements</w:t>
      </w:r>
    </w:p>
    <w:p w14:paraId="5CE53CB2" w14:textId="6DD6EB06" w:rsidR="00E3557F" w:rsidRPr="009A5197" w:rsidRDefault="00E3557F" w:rsidP="00E3557F">
      <w:pPr>
        <w:pStyle w:val="Heading3"/>
        <w:ind w:left="1105"/>
        <w:rPr>
          <w:b w:val="0"/>
          <w:bCs/>
        </w:rPr>
      </w:pPr>
      <w:r>
        <w:rPr>
          <w:i/>
          <w:iCs/>
        </w:rPr>
        <w:tab/>
      </w:r>
      <w:r w:rsidRPr="005C68AE">
        <w:rPr>
          <w:rFonts w:ascii="Times New Roman" w:hAnsi="Times New Roman" w:cs="Times New Roman"/>
          <w:sz w:val="24"/>
          <w:szCs w:val="24"/>
          <w:u w:val="single"/>
        </w:rPr>
        <w:t>ID#:</w:t>
      </w:r>
      <w:r w:rsidRPr="005C68AE">
        <w:rPr>
          <w:rFonts w:ascii="Times New Roman" w:hAnsi="Times New Roman" w:cs="Times New Roman"/>
          <w:sz w:val="24"/>
          <w:szCs w:val="24"/>
        </w:rPr>
        <w:t xml:space="preserve"> </w:t>
      </w:r>
      <w:r w:rsidR="00DD225F">
        <w:rPr>
          <w:rFonts w:ascii="Times New Roman" w:hAnsi="Times New Roman" w:cs="Times New Roman"/>
          <w:b w:val="0"/>
          <w:bCs/>
          <w:sz w:val="24"/>
          <w:szCs w:val="24"/>
        </w:rPr>
        <w:t>S1</w:t>
      </w:r>
      <w:r w:rsidRPr="005C68AE">
        <w:rPr>
          <w:rFonts w:ascii="Times New Roman" w:hAnsi="Times New Roman" w:cs="Times New Roman"/>
          <w:b w:val="0"/>
          <w:bCs/>
          <w:sz w:val="24"/>
          <w:szCs w:val="24"/>
        </w:rPr>
        <w:t xml:space="preserve"> </w:t>
      </w:r>
      <w:r w:rsidRPr="009A5197">
        <w:rPr>
          <w:rFonts w:ascii="Times New Roman" w:hAnsi="Times New Roman" w:cs="Times New Roman"/>
          <w:sz w:val="24"/>
          <w:szCs w:val="24"/>
        </w:rPr>
        <w:t xml:space="preserve">– </w:t>
      </w:r>
      <w:r w:rsidRPr="009A5197">
        <w:rPr>
          <w:rFonts w:ascii="Times New Roman" w:hAnsi="Times New Roman" w:cs="Times New Roman"/>
          <w:sz w:val="24"/>
          <w:szCs w:val="24"/>
          <w:u w:val="single"/>
        </w:rPr>
        <w:t>Name:</w:t>
      </w:r>
      <w:r w:rsidRPr="009A5197">
        <w:rPr>
          <w:rFonts w:ascii="Times New Roman" w:hAnsi="Times New Roman" w:cs="Times New Roman"/>
          <w:b w:val="0"/>
          <w:bCs/>
          <w:sz w:val="24"/>
          <w:szCs w:val="24"/>
        </w:rPr>
        <w:t xml:space="preserve"> </w:t>
      </w:r>
      <w:r w:rsidR="00DD225F">
        <w:rPr>
          <w:rFonts w:ascii="Times New Roman" w:hAnsi="Times New Roman" w:cs="Times New Roman"/>
          <w:b w:val="0"/>
          <w:bCs/>
          <w:sz w:val="24"/>
          <w:szCs w:val="24"/>
        </w:rPr>
        <w:t>Latency</w:t>
      </w:r>
      <w:r>
        <w:rPr>
          <w:b w:val="0"/>
          <w:bCs/>
        </w:rPr>
        <w:t xml:space="preserve"> </w:t>
      </w:r>
    </w:p>
    <w:p w14:paraId="61565DE4" w14:textId="2096491C" w:rsidR="00E3557F" w:rsidRPr="001B787D" w:rsidRDefault="00E3557F" w:rsidP="00E3557F">
      <w:pPr>
        <w:pStyle w:val="Heading3"/>
        <w:ind w:left="1470" w:firstLine="0"/>
        <w:rPr>
          <w:rFonts w:ascii="Times New Roman" w:hAnsi="Times New Roman" w:cs="Times New Roman"/>
          <w:b w:val="0"/>
          <w:bCs/>
          <w:sz w:val="24"/>
          <w:szCs w:val="24"/>
        </w:rPr>
      </w:pPr>
      <w:r w:rsidRPr="005C68AE">
        <w:rPr>
          <w:rFonts w:ascii="Times New Roman" w:hAnsi="Times New Roman" w:cs="Times New Roman"/>
          <w:sz w:val="24"/>
          <w:szCs w:val="24"/>
        </w:rPr>
        <w:t xml:space="preserve">Description: </w:t>
      </w:r>
      <w:r w:rsidR="00DD225F">
        <w:rPr>
          <w:rFonts w:ascii="Times New Roman" w:hAnsi="Times New Roman" w:cs="Times New Roman"/>
          <w:b w:val="0"/>
          <w:bCs/>
          <w:sz w:val="24"/>
          <w:szCs w:val="24"/>
        </w:rPr>
        <w:t>Latency must not exceed 100 ms</w:t>
      </w:r>
    </w:p>
    <w:p w14:paraId="495CDCE1" w14:textId="1BEBD072" w:rsidR="00E3557F" w:rsidRPr="001B787D" w:rsidRDefault="00E3557F" w:rsidP="00E3557F">
      <w:pPr>
        <w:pStyle w:val="Heading3"/>
        <w:ind w:left="1470" w:firstLine="0"/>
        <w:rPr>
          <w:rFonts w:ascii="Times New Roman" w:hAnsi="Times New Roman" w:cs="Times New Roman"/>
          <w:b w:val="0"/>
          <w:bCs/>
          <w:sz w:val="24"/>
          <w:szCs w:val="24"/>
        </w:rPr>
      </w:pPr>
      <w:r w:rsidRPr="005C68AE">
        <w:rPr>
          <w:rFonts w:ascii="Times New Roman" w:hAnsi="Times New Roman" w:cs="Times New Roman"/>
          <w:sz w:val="24"/>
          <w:szCs w:val="24"/>
        </w:rPr>
        <w:t>Rationale:</w:t>
      </w:r>
      <w:r>
        <w:rPr>
          <w:rFonts w:ascii="Times New Roman" w:hAnsi="Times New Roman" w:cs="Times New Roman"/>
          <w:sz w:val="24"/>
          <w:szCs w:val="24"/>
        </w:rPr>
        <w:t xml:space="preserve"> </w:t>
      </w:r>
      <w:r w:rsidR="00DD225F">
        <w:rPr>
          <w:rFonts w:ascii="Times New Roman" w:hAnsi="Times New Roman" w:cs="Times New Roman"/>
          <w:b w:val="0"/>
          <w:bCs/>
          <w:sz w:val="24"/>
          <w:szCs w:val="24"/>
        </w:rPr>
        <w:t>In a game with potential to have minigames that rely on effective timing, it would be incredibly detrimental to the player if the latency allowed for unresponsiveness, leading to high levels of player frustration, which would lead to low levels of player retention.</w:t>
      </w:r>
    </w:p>
    <w:p w14:paraId="0A92708B" w14:textId="52627D3D" w:rsidR="00E3557F" w:rsidRPr="001B787D" w:rsidRDefault="00E3557F" w:rsidP="00E3557F">
      <w:pPr>
        <w:pStyle w:val="Heading3"/>
        <w:ind w:left="1470" w:firstLine="0"/>
        <w:rPr>
          <w:rFonts w:ascii="Times New Roman" w:hAnsi="Times New Roman" w:cs="Times New Roman"/>
          <w:b w:val="0"/>
          <w:bCs/>
          <w:sz w:val="24"/>
          <w:szCs w:val="24"/>
        </w:rPr>
      </w:pPr>
      <w:r w:rsidRPr="005C68AE">
        <w:rPr>
          <w:rFonts w:ascii="Times New Roman" w:hAnsi="Times New Roman" w:cs="Times New Roman"/>
          <w:sz w:val="24"/>
          <w:szCs w:val="24"/>
        </w:rPr>
        <w:t xml:space="preserve">Fit Criterion: </w:t>
      </w:r>
      <w:r w:rsidR="00DD225F">
        <w:rPr>
          <w:rFonts w:ascii="Times New Roman" w:hAnsi="Times New Roman" w:cs="Times New Roman"/>
          <w:b w:val="0"/>
          <w:bCs/>
          <w:sz w:val="24"/>
          <w:szCs w:val="24"/>
        </w:rPr>
        <w:t>Attempt different actions in specific minigames, if any actions don’t provide a fast enough response, throw a warning and add to bug report.</w:t>
      </w:r>
    </w:p>
    <w:p w14:paraId="2EF43EF1" w14:textId="01446EE5" w:rsidR="00E3557F" w:rsidRPr="00DB2823" w:rsidRDefault="00E3557F" w:rsidP="00E3557F">
      <w:pPr>
        <w:pStyle w:val="Heading3"/>
        <w:ind w:left="1105" w:firstLine="365"/>
        <w:rPr>
          <w:rFonts w:ascii="Times New Roman" w:hAnsi="Times New Roman" w:cs="Times New Roman"/>
          <w:b w:val="0"/>
          <w:bCs/>
          <w:sz w:val="24"/>
          <w:szCs w:val="24"/>
        </w:rPr>
      </w:pPr>
      <w:r w:rsidRPr="005C68AE">
        <w:rPr>
          <w:rFonts w:ascii="Times New Roman" w:hAnsi="Times New Roman" w:cs="Times New Roman"/>
          <w:sz w:val="24"/>
          <w:szCs w:val="24"/>
        </w:rPr>
        <w:lastRenderedPageBreak/>
        <w:t xml:space="preserve">Acceptance Tests: </w:t>
      </w:r>
      <w:r w:rsidR="00DB2823">
        <w:rPr>
          <w:rFonts w:ascii="Times New Roman" w:hAnsi="Times New Roman" w:cs="Times New Roman"/>
          <w:b w:val="0"/>
          <w:bCs/>
          <w:sz w:val="24"/>
          <w:szCs w:val="24"/>
        </w:rPr>
        <w:t>8</w:t>
      </w:r>
    </w:p>
    <w:p w14:paraId="419F7B69" w14:textId="447286B7" w:rsidR="00DD225F" w:rsidRDefault="00DD225F" w:rsidP="00DD225F">
      <w:pPr>
        <w:pStyle w:val="Heading4"/>
        <w:ind w:left="715"/>
      </w:pPr>
      <w:r>
        <w:t>12b</w:t>
      </w:r>
      <w:r>
        <w:rPr>
          <w:rFonts w:ascii="Arial" w:eastAsia="Arial" w:hAnsi="Arial" w:cs="Arial"/>
        </w:rPr>
        <w:t xml:space="preserve"> </w:t>
      </w:r>
      <w:r>
        <w:t>Precision or Accuracy Requirements</w:t>
      </w:r>
    </w:p>
    <w:p w14:paraId="7D2BAC47" w14:textId="57F7D393" w:rsidR="00DD225F" w:rsidRPr="001B787D" w:rsidRDefault="00DD225F" w:rsidP="00DD225F">
      <w:pPr>
        <w:pStyle w:val="Heading3"/>
        <w:ind w:left="1105"/>
        <w:rPr>
          <w:rFonts w:ascii="Times New Roman" w:hAnsi="Times New Roman" w:cs="Times New Roman"/>
          <w:b w:val="0"/>
          <w:bCs/>
          <w:sz w:val="24"/>
          <w:szCs w:val="24"/>
        </w:rPr>
      </w:pPr>
      <w:r w:rsidRPr="005C68AE">
        <w:rPr>
          <w:rFonts w:ascii="Times New Roman" w:hAnsi="Times New Roman" w:cs="Times New Roman"/>
          <w:sz w:val="24"/>
          <w:szCs w:val="24"/>
          <w:u w:val="single"/>
        </w:rPr>
        <w:t>ID#:</w:t>
      </w:r>
      <w:r w:rsidRPr="005C68AE">
        <w:rPr>
          <w:rFonts w:ascii="Times New Roman" w:hAnsi="Times New Roman" w:cs="Times New Roman"/>
          <w:sz w:val="24"/>
          <w:szCs w:val="24"/>
        </w:rPr>
        <w:t xml:space="preserve"> </w:t>
      </w:r>
      <w:r>
        <w:rPr>
          <w:rFonts w:ascii="Times New Roman" w:hAnsi="Times New Roman" w:cs="Times New Roman"/>
          <w:b w:val="0"/>
          <w:bCs/>
          <w:sz w:val="24"/>
          <w:szCs w:val="24"/>
        </w:rPr>
        <w:t>A1</w:t>
      </w:r>
      <w:r w:rsidRPr="005C68AE">
        <w:rPr>
          <w:rFonts w:ascii="Times New Roman" w:hAnsi="Times New Roman" w:cs="Times New Roman"/>
          <w:b w:val="0"/>
          <w:bCs/>
          <w:sz w:val="24"/>
          <w:szCs w:val="24"/>
        </w:rPr>
        <w:t xml:space="preserve"> </w:t>
      </w:r>
      <w:r w:rsidRPr="005C68AE">
        <w:rPr>
          <w:rFonts w:ascii="Times New Roman" w:hAnsi="Times New Roman" w:cs="Times New Roman"/>
          <w:sz w:val="24"/>
          <w:szCs w:val="24"/>
        </w:rPr>
        <w:t xml:space="preserve">– </w:t>
      </w:r>
      <w:r w:rsidRPr="005C68AE">
        <w:rPr>
          <w:rFonts w:ascii="Times New Roman" w:hAnsi="Times New Roman" w:cs="Times New Roman"/>
          <w:sz w:val="24"/>
          <w:szCs w:val="24"/>
          <w:u w:val="single"/>
        </w:rPr>
        <w:t>Name:</w:t>
      </w:r>
      <w:r>
        <w:rPr>
          <w:rFonts w:ascii="Times New Roman" w:hAnsi="Times New Roman" w:cs="Times New Roman"/>
          <w:b w:val="0"/>
          <w:bCs/>
          <w:sz w:val="24"/>
          <w:szCs w:val="24"/>
        </w:rPr>
        <w:t xml:space="preserve"> Actions Accurately Interpreted</w:t>
      </w:r>
    </w:p>
    <w:p w14:paraId="0F7D1A74" w14:textId="77777777" w:rsidR="00DD225F" w:rsidRPr="00D77C98" w:rsidRDefault="00DD225F" w:rsidP="00DD225F">
      <w:pPr>
        <w:pStyle w:val="Heading3"/>
        <w:ind w:left="1470" w:firstLine="0"/>
        <w:rPr>
          <w:rFonts w:ascii="Times New Roman" w:hAnsi="Times New Roman" w:cs="Times New Roman"/>
          <w:b w:val="0"/>
          <w:bCs/>
          <w:sz w:val="24"/>
          <w:szCs w:val="24"/>
        </w:rPr>
      </w:pPr>
      <w:r w:rsidRPr="005C68AE">
        <w:rPr>
          <w:rFonts w:ascii="Times New Roman" w:hAnsi="Times New Roman" w:cs="Times New Roman"/>
          <w:sz w:val="24"/>
          <w:szCs w:val="24"/>
        </w:rPr>
        <w:t xml:space="preserve">Description: </w:t>
      </w:r>
      <w:r>
        <w:rPr>
          <w:rFonts w:ascii="Times New Roman" w:hAnsi="Times New Roman" w:cs="Times New Roman"/>
          <w:b w:val="0"/>
          <w:bCs/>
          <w:sz w:val="24"/>
          <w:szCs w:val="24"/>
        </w:rPr>
        <w:t>Actions performed by the user, primarily touch screen presses, are accurately interpreted by the application</w:t>
      </w:r>
    </w:p>
    <w:p w14:paraId="4D6C94F4" w14:textId="77777777" w:rsidR="00DD225F" w:rsidRPr="00D77C98" w:rsidRDefault="00DD225F" w:rsidP="00DD225F">
      <w:pPr>
        <w:pStyle w:val="Heading3"/>
        <w:ind w:left="1470" w:firstLine="0"/>
        <w:rPr>
          <w:rFonts w:ascii="Times New Roman" w:hAnsi="Times New Roman" w:cs="Times New Roman"/>
          <w:b w:val="0"/>
          <w:bCs/>
          <w:sz w:val="24"/>
          <w:szCs w:val="24"/>
        </w:rPr>
      </w:pPr>
      <w:r w:rsidRPr="005C68AE">
        <w:rPr>
          <w:rFonts w:ascii="Times New Roman" w:hAnsi="Times New Roman" w:cs="Times New Roman"/>
          <w:sz w:val="24"/>
          <w:szCs w:val="24"/>
        </w:rPr>
        <w:t xml:space="preserve">Rationale: </w:t>
      </w:r>
      <w:r>
        <w:rPr>
          <w:rFonts w:ascii="Times New Roman" w:hAnsi="Times New Roman" w:cs="Times New Roman"/>
          <w:b w:val="0"/>
          <w:bCs/>
          <w:sz w:val="24"/>
          <w:szCs w:val="24"/>
        </w:rPr>
        <w:t>Since this game will primarily be played on mobile devices with touch screens, it is imperative that the users actions track correctly when pressing the device.</w:t>
      </w:r>
    </w:p>
    <w:p w14:paraId="599B330D" w14:textId="77777777" w:rsidR="00DD225F" w:rsidRPr="00752984" w:rsidRDefault="00DD225F" w:rsidP="00DD225F">
      <w:pPr>
        <w:pStyle w:val="Heading3"/>
        <w:ind w:left="1440" w:firstLine="30"/>
        <w:rPr>
          <w:rFonts w:ascii="Times New Roman" w:hAnsi="Times New Roman" w:cs="Times New Roman"/>
          <w:b w:val="0"/>
          <w:bCs/>
          <w:sz w:val="24"/>
          <w:szCs w:val="24"/>
        </w:rPr>
      </w:pPr>
      <w:r w:rsidRPr="005C68AE">
        <w:rPr>
          <w:rFonts w:ascii="Times New Roman" w:hAnsi="Times New Roman" w:cs="Times New Roman"/>
          <w:sz w:val="24"/>
          <w:szCs w:val="24"/>
        </w:rPr>
        <w:t xml:space="preserve">Fit Criterion: </w:t>
      </w:r>
      <w:r>
        <w:rPr>
          <w:rFonts w:ascii="Times New Roman" w:hAnsi="Times New Roman" w:cs="Times New Roman"/>
          <w:b w:val="0"/>
          <w:bCs/>
          <w:sz w:val="24"/>
          <w:szCs w:val="24"/>
        </w:rPr>
        <w:t>Test user actions via touch screen presses for all actions, thoroughly.</w:t>
      </w:r>
    </w:p>
    <w:p w14:paraId="32024E78" w14:textId="6536A0AD" w:rsidR="00DD225F" w:rsidRPr="00DB2823" w:rsidRDefault="00DD225F" w:rsidP="00DD225F">
      <w:pPr>
        <w:pStyle w:val="Heading3"/>
        <w:ind w:left="1105" w:firstLine="365"/>
        <w:rPr>
          <w:rFonts w:ascii="Times New Roman" w:hAnsi="Times New Roman" w:cs="Times New Roman"/>
          <w:b w:val="0"/>
          <w:bCs/>
          <w:sz w:val="24"/>
          <w:szCs w:val="24"/>
        </w:rPr>
      </w:pPr>
      <w:r w:rsidRPr="005C68AE">
        <w:rPr>
          <w:rFonts w:ascii="Times New Roman" w:hAnsi="Times New Roman" w:cs="Times New Roman"/>
          <w:sz w:val="24"/>
          <w:szCs w:val="24"/>
        </w:rPr>
        <w:t>Acceptance Tests:</w:t>
      </w:r>
      <w:r>
        <w:t xml:space="preserve"> </w:t>
      </w:r>
      <w:r w:rsidR="00DB2823">
        <w:rPr>
          <w:rFonts w:ascii="Times New Roman" w:hAnsi="Times New Roman" w:cs="Times New Roman"/>
          <w:b w:val="0"/>
          <w:bCs/>
          <w:sz w:val="24"/>
          <w:szCs w:val="24"/>
        </w:rPr>
        <w:t xml:space="preserve">Test </w:t>
      </w:r>
      <w:r w:rsidR="00453CA0">
        <w:rPr>
          <w:rFonts w:ascii="Times New Roman" w:hAnsi="Times New Roman" w:cs="Times New Roman"/>
          <w:b w:val="0"/>
          <w:bCs/>
          <w:sz w:val="24"/>
          <w:szCs w:val="24"/>
        </w:rPr>
        <w:t>6</w:t>
      </w:r>
      <w:r w:rsidR="00537C83">
        <w:rPr>
          <w:rFonts w:ascii="Times New Roman" w:hAnsi="Times New Roman" w:cs="Times New Roman"/>
          <w:b w:val="0"/>
          <w:bCs/>
          <w:sz w:val="24"/>
          <w:szCs w:val="24"/>
        </w:rPr>
        <w:t>6</w:t>
      </w:r>
    </w:p>
    <w:p w14:paraId="0677D6C0" w14:textId="1AA0E466" w:rsidR="00DD225F" w:rsidRDefault="00DD225F" w:rsidP="00DD225F">
      <w:pPr>
        <w:pStyle w:val="Heading4"/>
        <w:ind w:left="715"/>
      </w:pPr>
      <w:r>
        <w:t>12c</w:t>
      </w:r>
      <w:r>
        <w:rPr>
          <w:rFonts w:ascii="Arial" w:eastAsia="Arial" w:hAnsi="Arial" w:cs="Arial"/>
        </w:rPr>
        <w:t xml:space="preserve"> </w:t>
      </w:r>
      <w:r>
        <w:t>Capacity Requirements</w:t>
      </w:r>
    </w:p>
    <w:p w14:paraId="4EAC6338" w14:textId="7E6B9090" w:rsidR="00DD225F" w:rsidRPr="001B787D" w:rsidRDefault="00DD225F" w:rsidP="00DD225F">
      <w:pPr>
        <w:pStyle w:val="Heading3"/>
        <w:ind w:left="1105"/>
        <w:rPr>
          <w:rFonts w:ascii="Times New Roman" w:hAnsi="Times New Roman" w:cs="Times New Roman"/>
          <w:b w:val="0"/>
          <w:bCs/>
          <w:sz w:val="24"/>
          <w:szCs w:val="24"/>
        </w:rPr>
      </w:pPr>
      <w:r w:rsidRPr="005C68AE">
        <w:rPr>
          <w:rFonts w:ascii="Times New Roman" w:hAnsi="Times New Roman" w:cs="Times New Roman"/>
          <w:sz w:val="24"/>
          <w:szCs w:val="24"/>
          <w:u w:val="single"/>
        </w:rPr>
        <w:t>ID#:</w:t>
      </w:r>
      <w:r w:rsidRPr="005C68AE">
        <w:rPr>
          <w:rFonts w:ascii="Times New Roman" w:hAnsi="Times New Roman" w:cs="Times New Roman"/>
          <w:sz w:val="24"/>
          <w:szCs w:val="24"/>
        </w:rPr>
        <w:t xml:space="preserve"> </w:t>
      </w:r>
      <w:r>
        <w:rPr>
          <w:rFonts w:ascii="Times New Roman" w:hAnsi="Times New Roman" w:cs="Times New Roman"/>
          <w:b w:val="0"/>
          <w:bCs/>
          <w:sz w:val="24"/>
          <w:szCs w:val="24"/>
        </w:rPr>
        <w:t>C1</w:t>
      </w:r>
      <w:r w:rsidRPr="005C68AE">
        <w:rPr>
          <w:rFonts w:ascii="Times New Roman" w:hAnsi="Times New Roman" w:cs="Times New Roman"/>
          <w:b w:val="0"/>
          <w:bCs/>
          <w:sz w:val="24"/>
          <w:szCs w:val="24"/>
        </w:rPr>
        <w:t xml:space="preserve"> </w:t>
      </w:r>
      <w:r w:rsidRPr="005C68AE">
        <w:rPr>
          <w:rFonts w:ascii="Times New Roman" w:hAnsi="Times New Roman" w:cs="Times New Roman"/>
          <w:sz w:val="24"/>
          <w:szCs w:val="24"/>
        </w:rPr>
        <w:t xml:space="preserve">– </w:t>
      </w:r>
      <w:r w:rsidRPr="005C68AE">
        <w:rPr>
          <w:rFonts w:ascii="Times New Roman" w:hAnsi="Times New Roman" w:cs="Times New Roman"/>
          <w:sz w:val="24"/>
          <w:szCs w:val="24"/>
          <w:u w:val="single"/>
        </w:rPr>
        <w:t>Name:</w:t>
      </w:r>
      <w:r>
        <w:rPr>
          <w:rFonts w:ascii="Times New Roman" w:hAnsi="Times New Roman" w:cs="Times New Roman"/>
          <w:b w:val="0"/>
          <w:bCs/>
          <w:sz w:val="24"/>
          <w:szCs w:val="24"/>
        </w:rPr>
        <w:t xml:space="preserve"> Number of Users</w:t>
      </w:r>
    </w:p>
    <w:p w14:paraId="46674837" w14:textId="4CB5D08C" w:rsidR="00DD225F" w:rsidRPr="00D77C98" w:rsidRDefault="00DD225F" w:rsidP="00DD225F">
      <w:pPr>
        <w:pStyle w:val="Heading3"/>
        <w:ind w:left="1470" w:firstLine="0"/>
        <w:rPr>
          <w:rFonts w:ascii="Times New Roman" w:hAnsi="Times New Roman" w:cs="Times New Roman"/>
          <w:b w:val="0"/>
          <w:bCs/>
          <w:sz w:val="24"/>
          <w:szCs w:val="24"/>
        </w:rPr>
      </w:pPr>
      <w:r w:rsidRPr="005C68AE">
        <w:rPr>
          <w:rFonts w:ascii="Times New Roman" w:hAnsi="Times New Roman" w:cs="Times New Roman"/>
          <w:sz w:val="24"/>
          <w:szCs w:val="24"/>
        </w:rPr>
        <w:t xml:space="preserve">Description: </w:t>
      </w:r>
      <w:r>
        <w:rPr>
          <w:rFonts w:ascii="Times New Roman" w:hAnsi="Times New Roman" w:cs="Times New Roman"/>
          <w:b w:val="0"/>
          <w:bCs/>
          <w:sz w:val="24"/>
          <w:szCs w:val="24"/>
        </w:rPr>
        <w:t>Product must be able to handle multiple users playing at once</w:t>
      </w:r>
    </w:p>
    <w:p w14:paraId="034A3CE7" w14:textId="5E5B257C" w:rsidR="00DD225F" w:rsidRPr="00D77C98" w:rsidRDefault="00DD225F" w:rsidP="00DD225F">
      <w:pPr>
        <w:pStyle w:val="Heading3"/>
        <w:ind w:left="1470" w:firstLine="0"/>
        <w:rPr>
          <w:rFonts w:ascii="Times New Roman" w:hAnsi="Times New Roman" w:cs="Times New Roman"/>
          <w:b w:val="0"/>
          <w:bCs/>
          <w:sz w:val="24"/>
          <w:szCs w:val="24"/>
        </w:rPr>
      </w:pPr>
      <w:r w:rsidRPr="005C68AE">
        <w:rPr>
          <w:rFonts w:ascii="Times New Roman" w:hAnsi="Times New Roman" w:cs="Times New Roman"/>
          <w:sz w:val="24"/>
          <w:szCs w:val="24"/>
        </w:rPr>
        <w:t xml:space="preserve">Rationale: </w:t>
      </w:r>
      <w:r>
        <w:rPr>
          <w:rFonts w:ascii="Times New Roman" w:hAnsi="Times New Roman" w:cs="Times New Roman"/>
          <w:b w:val="0"/>
          <w:bCs/>
          <w:sz w:val="24"/>
          <w:szCs w:val="24"/>
        </w:rPr>
        <w:t>Since this game will primarily be played at the Garfield Par</w:t>
      </w:r>
      <w:r w:rsidR="00AC6D1A">
        <w:rPr>
          <w:rFonts w:ascii="Times New Roman" w:hAnsi="Times New Roman" w:cs="Times New Roman"/>
          <w:b w:val="0"/>
          <w:bCs/>
          <w:sz w:val="24"/>
          <w:szCs w:val="24"/>
        </w:rPr>
        <w:t xml:space="preserve">k Conservatory, it will be expected to handle many different users stressing out the servers and systems at the same time </w:t>
      </w:r>
    </w:p>
    <w:p w14:paraId="520F1201" w14:textId="0CE379A0" w:rsidR="00DD225F" w:rsidRPr="00752984" w:rsidRDefault="00DD225F" w:rsidP="00DD225F">
      <w:pPr>
        <w:pStyle w:val="Heading3"/>
        <w:ind w:left="1440" w:firstLine="30"/>
        <w:rPr>
          <w:rFonts w:ascii="Times New Roman" w:hAnsi="Times New Roman" w:cs="Times New Roman"/>
          <w:b w:val="0"/>
          <w:bCs/>
          <w:sz w:val="24"/>
          <w:szCs w:val="24"/>
        </w:rPr>
      </w:pPr>
      <w:r w:rsidRPr="005C68AE">
        <w:rPr>
          <w:rFonts w:ascii="Times New Roman" w:hAnsi="Times New Roman" w:cs="Times New Roman"/>
          <w:sz w:val="24"/>
          <w:szCs w:val="24"/>
        </w:rPr>
        <w:t xml:space="preserve">Fit Criterion: </w:t>
      </w:r>
      <w:r w:rsidR="00AC6D1A">
        <w:rPr>
          <w:rFonts w:ascii="Times New Roman" w:hAnsi="Times New Roman" w:cs="Times New Roman"/>
          <w:b w:val="0"/>
          <w:bCs/>
          <w:sz w:val="24"/>
          <w:szCs w:val="24"/>
        </w:rPr>
        <w:t>Rush times would primarily exist between opening at 10 AM – 2 PM, allowing for up to 500 users to be playing at once, in case of school trips and other educational trips that visit the conservatory. Later implementation would include being able to play outside the conservatory, so a higher user limit would need to be achieved to allow for full day/night coverage.</w:t>
      </w:r>
    </w:p>
    <w:p w14:paraId="49C862BC" w14:textId="2CBAF26F" w:rsidR="00AC6D1A" w:rsidRPr="00453CA0" w:rsidRDefault="00DD225F" w:rsidP="00AC6D1A">
      <w:pPr>
        <w:pStyle w:val="Heading3"/>
        <w:ind w:left="1105" w:firstLine="365"/>
        <w:rPr>
          <w:b w:val="0"/>
          <w:bCs/>
        </w:rPr>
      </w:pPr>
      <w:r w:rsidRPr="005C68AE">
        <w:rPr>
          <w:rFonts w:ascii="Times New Roman" w:hAnsi="Times New Roman" w:cs="Times New Roman"/>
          <w:sz w:val="24"/>
          <w:szCs w:val="24"/>
        </w:rPr>
        <w:t>Acceptance Tests:</w:t>
      </w:r>
      <w:r>
        <w:t xml:space="preserve"> </w:t>
      </w:r>
      <w:r w:rsidR="00453CA0">
        <w:rPr>
          <w:rFonts w:ascii="Times New Roman" w:hAnsi="Times New Roman" w:cs="Times New Roman"/>
          <w:b w:val="0"/>
          <w:bCs/>
          <w:sz w:val="24"/>
          <w:szCs w:val="24"/>
        </w:rPr>
        <w:t>9</w:t>
      </w:r>
    </w:p>
    <w:p w14:paraId="4818E5DC" w14:textId="46806A57" w:rsidR="00AC6D1A" w:rsidRDefault="00AC6D1A" w:rsidP="00AC6D1A">
      <w:pPr>
        <w:pStyle w:val="Heading3"/>
        <w:ind w:left="0" w:firstLine="355"/>
        <w:rPr>
          <w:rFonts w:eastAsia="Arial" w:cs="Arial"/>
        </w:rPr>
      </w:pPr>
      <w:r>
        <w:t>13</w:t>
      </w:r>
      <w:r w:rsidRPr="00B0630F">
        <w:rPr>
          <w:rFonts w:eastAsia="Arial" w:cs="Arial"/>
        </w:rPr>
        <w:t xml:space="preserve"> </w:t>
      </w:r>
      <w:r>
        <w:rPr>
          <w:rFonts w:eastAsia="Arial" w:cs="Arial"/>
        </w:rPr>
        <w:t>Dependability Requirements</w:t>
      </w:r>
    </w:p>
    <w:p w14:paraId="3669269A" w14:textId="28B92B02" w:rsidR="00AC6D1A" w:rsidRDefault="00AC6D1A" w:rsidP="00AC6D1A">
      <w:pPr>
        <w:pStyle w:val="Heading4"/>
        <w:ind w:left="715"/>
      </w:pPr>
      <w:r>
        <w:t>13a Reliability Requirements</w:t>
      </w:r>
    </w:p>
    <w:p w14:paraId="59BE19E8" w14:textId="72E1B34C" w:rsidR="00AC6D1A" w:rsidRPr="001B787D" w:rsidRDefault="00AC6D1A" w:rsidP="00AC6D1A">
      <w:pPr>
        <w:pStyle w:val="Heading3"/>
        <w:ind w:left="1105"/>
        <w:rPr>
          <w:rFonts w:ascii="Times New Roman" w:hAnsi="Times New Roman" w:cs="Times New Roman"/>
          <w:b w:val="0"/>
          <w:bCs/>
          <w:sz w:val="24"/>
          <w:szCs w:val="24"/>
        </w:rPr>
      </w:pPr>
      <w:r w:rsidRPr="005C68AE">
        <w:rPr>
          <w:rFonts w:ascii="Times New Roman" w:hAnsi="Times New Roman" w:cs="Times New Roman"/>
          <w:sz w:val="24"/>
          <w:szCs w:val="24"/>
          <w:u w:val="single"/>
        </w:rPr>
        <w:t>ID#:</w:t>
      </w:r>
      <w:r w:rsidRPr="005C68AE">
        <w:rPr>
          <w:rFonts w:ascii="Times New Roman" w:hAnsi="Times New Roman" w:cs="Times New Roman"/>
          <w:sz w:val="24"/>
          <w:szCs w:val="24"/>
        </w:rPr>
        <w:t xml:space="preserve"> </w:t>
      </w:r>
      <w:r>
        <w:rPr>
          <w:rFonts w:ascii="Times New Roman" w:hAnsi="Times New Roman" w:cs="Times New Roman"/>
          <w:b w:val="0"/>
          <w:bCs/>
          <w:sz w:val="24"/>
          <w:szCs w:val="24"/>
        </w:rPr>
        <w:t>R1</w:t>
      </w:r>
      <w:r w:rsidRPr="005C68AE">
        <w:rPr>
          <w:rFonts w:ascii="Times New Roman" w:hAnsi="Times New Roman" w:cs="Times New Roman"/>
          <w:b w:val="0"/>
          <w:bCs/>
          <w:sz w:val="24"/>
          <w:szCs w:val="24"/>
        </w:rPr>
        <w:t xml:space="preserve"> </w:t>
      </w:r>
      <w:r w:rsidRPr="005C68AE">
        <w:rPr>
          <w:rFonts w:ascii="Times New Roman" w:hAnsi="Times New Roman" w:cs="Times New Roman"/>
          <w:sz w:val="24"/>
          <w:szCs w:val="24"/>
        </w:rPr>
        <w:t xml:space="preserve">– </w:t>
      </w:r>
      <w:r w:rsidRPr="005C68AE">
        <w:rPr>
          <w:rFonts w:ascii="Times New Roman" w:hAnsi="Times New Roman" w:cs="Times New Roman"/>
          <w:sz w:val="24"/>
          <w:szCs w:val="24"/>
          <w:u w:val="single"/>
        </w:rPr>
        <w:t>Name:</w:t>
      </w:r>
      <w:r>
        <w:rPr>
          <w:rFonts w:ascii="Times New Roman" w:hAnsi="Times New Roman" w:cs="Times New Roman"/>
          <w:b w:val="0"/>
          <w:bCs/>
          <w:sz w:val="24"/>
          <w:szCs w:val="24"/>
        </w:rPr>
        <w:t xml:space="preserve"> Crash Allowance Rate</w:t>
      </w:r>
    </w:p>
    <w:p w14:paraId="6CF4CACC" w14:textId="6231CC81" w:rsidR="00AC6D1A" w:rsidRPr="00D77C98" w:rsidRDefault="00AC6D1A" w:rsidP="00AC6D1A">
      <w:pPr>
        <w:pStyle w:val="Heading3"/>
        <w:ind w:left="1470" w:firstLine="0"/>
        <w:rPr>
          <w:rFonts w:ascii="Times New Roman" w:hAnsi="Times New Roman" w:cs="Times New Roman"/>
          <w:b w:val="0"/>
          <w:bCs/>
          <w:sz w:val="24"/>
          <w:szCs w:val="24"/>
        </w:rPr>
      </w:pPr>
      <w:r w:rsidRPr="005C68AE">
        <w:rPr>
          <w:rFonts w:ascii="Times New Roman" w:hAnsi="Times New Roman" w:cs="Times New Roman"/>
          <w:sz w:val="24"/>
          <w:szCs w:val="24"/>
        </w:rPr>
        <w:t xml:space="preserve">Description: </w:t>
      </w:r>
      <w:r>
        <w:rPr>
          <w:rFonts w:ascii="Times New Roman" w:hAnsi="Times New Roman" w:cs="Times New Roman"/>
          <w:b w:val="0"/>
          <w:bCs/>
          <w:sz w:val="24"/>
          <w:szCs w:val="24"/>
        </w:rPr>
        <w:t>Application must not allow frequent crashes</w:t>
      </w:r>
    </w:p>
    <w:p w14:paraId="0614D512" w14:textId="73B86E3F" w:rsidR="00AC6D1A" w:rsidRPr="00D77C98" w:rsidRDefault="00AC6D1A" w:rsidP="00AC6D1A">
      <w:pPr>
        <w:pStyle w:val="Heading3"/>
        <w:ind w:left="1470" w:firstLine="0"/>
        <w:rPr>
          <w:rFonts w:ascii="Times New Roman" w:hAnsi="Times New Roman" w:cs="Times New Roman"/>
          <w:b w:val="0"/>
          <w:bCs/>
          <w:sz w:val="24"/>
          <w:szCs w:val="24"/>
        </w:rPr>
      </w:pPr>
      <w:r w:rsidRPr="005C68AE">
        <w:rPr>
          <w:rFonts w:ascii="Times New Roman" w:hAnsi="Times New Roman" w:cs="Times New Roman"/>
          <w:sz w:val="24"/>
          <w:szCs w:val="24"/>
        </w:rPr>
        <w:lastRenderedPageBreak/>
        <w:t xml:space="preserve">Rationale: </w:t>
      </w:r>
      <w:r>
        <w:rPr>
          <w:rFonts w:ascii="Times New Roman" w:hAnsi="Times New Roman" w:cs="Times New Roman"/>
          <w:b w:val="0"/>
          <w:bCs/>
          <w:sz w:val="24"/>
          <w:szCs w:val="24"/>
        </w:rPr>
        <w:t>This game is meant to be a learning tool for users that visit the Garfield Park Conservatory, if it crashed all the time, it would severely hamper the user experience not just concerning the app, but also the experience within the park, as with constant unreliable crashing, visitors would disrupt others in an attempt to find a solution.</w:t>
      </w:r>
    </w:p>
    <w:p w14:paraId="683EC8D0" w14:textId="540906E3" w:rsidR="00AC6D1A" w:rsidRPr="00752984" w:rsidRDefault="00AC6D1A" w:rsidP="00AC6D1A">
      <w:pPr>
        <w:pStyle w:val="Heading3"/>
        <w:ind w:left="1440" w:firstLine="30"/>
        <w:rPr>
          <w:rFonts w:ascii="Times New Roman" w:hAnsi="Times New Roman" w:cs="Times New Roman"/>
          <w:b w:val="0"/>
          <w:bCs/>
          <w:sz w:val="24"/>
          <w:szCs w:val="24"/>
        </w:rPr>
      </w:pPr>
      <w:r w:rsidRPr="005C68AE">
        <w:rPr>
          <w:rFonts w:ascii="Times New Roman" w:hAnsi="Times New Roman" w:cs="Times New Roman"/>
          <w:sz w:val="24"/>
          <w:szCs w:val="24"/>
        </w:rPr>
        <w:t xml:space="preserve">Fit Criterion: </w:t>
      </w:r>
      <w:r>
        <w:rPr>
          <w:rFonts w:ascii="Times New Roman" w:hAnsi="Times New Roman" w:cs="Times New Roman"/>
          <w:b w:val="0"/>
          <w:bCs/>
          <w:sz w:val="24"/>
          <w:szCs w:val="24"/>
        </w:rPr>
        <w:t>System failures should be limited to 1 crash an hour, if not 1 crash every few hours of being open. Ideally crashing should be limited to 1 time every 24 hours of game play (the application being opened and used)</w:t>
      </w:r>
    </w:p>
    <w:p w14:paraId="4BAAB305" w14:textId="053EBAF8" w:rsidR="00AC6D1A" w:rsidRPr="00453CA0" w:rsidRDefault="00AC6D1A" w:rsidP="00AC6D1A">
      <w:pPr>
        <w:pStyle w:val="Heading3"/>
        <w:ind w:left="1105" w:firstLine="365"/>
        <w:rPr>
          <w:rFonts w:ascii="Times New Roman" w:hAnsi="Times New Roman" w:cs="Times New Roman"/>
          <w:sz w:val="24"/>
          <w:szCs w:val="24"/>
        </w:rPr>
      </w:pPr>
      <w:r w:rsidRPr="005C68AE">
        <w:rPr>
          <w:rFonts w:ascii="Times New Roman" w:hAnsi="Times New Roman" w:cs="Times New Roman"/>
          <w:sz w:val="24"/>
          <w:szCs w:val="24"/>
        </w:rPr>
        <w:t>Acceptance Tests:</w:t>
      </w:r>
      <w:r>
        <w:t xml:space="preserve"> </w:t>
      </w:r>
      <w:r w:rsidR="00453CA0" w:rsidRPr="00453CA0">
        <w:rPr>
          <w:rFonts w:ascii="Times New Roman" w:hAnsi="Times New Roman" w:cs="Times New Roman"/>
          <w:b w:val="0"/>
          <w:bCs/>
          <w:sz w:val="24"/>
          <w:szCs w:val="24"/>
        </w:rPr>
        <w:t>1</w:t>
      </w:r>
      <w:r w:rsidR="00453CA0">
        <w:rPr>
          <w:rFonts w:ascii="Times New Roman" w:hAnsi="Times New Roman" w:cs="Times New Roman"/>
          <w:b w:val="0"/>
          <w:bCs/>
          <w:sz w:val="24"/>
          <w:szCs w:val="24"/>
        </w:rPr>
        <w:t>0</w:t>
      </w:r>
    </w:p>
    <w:p w14:paraId="6DE1A755" w14:textId="0D84218D" w:rsidR="00AC6D1A" w:rsidRPr="001B787D" w:rsidRDefault="00AC6D1A" w:rsidP="00AC6D1A">
      <w:pPr>
        <w:pStyle w:val="Heading3"/>
        <w:ind w:left="1105"/>
        <w:rPr>
          <w:rFonts w:ascii="Times New Roman" w:hAnsi="Times New Roman" w:cs="Times New Roman"/>
          <w:b w:val="0"/>
          <w:bCs/>
          <w:sz w:val="24"/>
          <w:szCs w:val="24"/>
        </w:rPr>
      </w:pPr>
      <w:r w:rsidRPr="005C68AE">
        <w:rPr>
          <w:rFonts w:ascii="Times New Roman" w:hAnsi="Times New Roman" w:cs="Times New Roman"/>
          <w:sz w:val="24"/>
          <w:szCs w:val="24"/>
          <w:u w:val="single"/>
        </w:rPr>
        <w:t>ID#:</w:t>
      </w:r>
      <w:r w:rsidRPr="005C68AE">
        <w:rPr>
          <w:rFonts w:ascii="Times New Roman" w:hAnsi="Times New Roman" w:cs="Times New Roman"/>
          <w:sz w:val="24"/>
          <w:szCs w:val="24"/>
        </w:rPr>
        <w:t xml:space="preserve"> </w:t>
      </w:r>
      <w:r>
        <w:rPr>
          <w:rFonts w:ascii="Times New Roman" w:hAnsi="Times New Roman" w:cs="Times New Roman"/>
          <w:b w:val="0"/>
          <w:bCs/>
          <w:sz w:val="24"/>
          <w:szCs w:val="24"/>
        </w:rPr>
        <w:t>R2</w:t>
      </w:r>
      <w:r w:rsidRPr="005C68AE">
        <w:rPr>
          <w:rFonts w:ascii="Times New Roman" w:hAnsi="Times New Roman" w:cs="Times New Roman"/>
          <w:b w:val="0"/>
          <w:bCs/>
          <w:sz w:val="24"/>
          <w:szCs w:val="24"/>
        </w:rPr>
        <w:t xml:space="preserve"> </w:t>
      </w:r>
      <w:r w:rsidRPr="005C68AE">
        <w:rPr>
          <w:rFonts w:ascii="Times New Roman" w:hAnsi="Times New Roman" w:cs="Times New Roman"/>
          <w:sz w:val="24"/>
          <w:szCs w:val="24"/>
        </w:rPr>
        <w:t xml:space="preserve">– </w:t>
      </w:r>
      <w:r w:rsidRPr="005C68AE">
        <w:rPr>
          <w:rFonts w:ascii="Times New Roman" w:hAnsi="Times New Roman" w:cs="Times New Roman"/>
          <w:sz w:val="24"/>
          <w:szCs w:val="24"/>
          <w:u w:val="single"/>
        </w:rPr>
        <w:t>Name:</w:t>
      </w:r>
      <w:r>
        <w:rPr>
          <w:rFonts w:ascii="Times New Roman" w:hAnsi="Times New Roman" w:cs="Times New Roman"/>
          <w:b w:val="0"/>
          <w:bCs/>
          <w:sz w:val="24"/>
          <w:szCs w:val="24"/>
        </w:rPr>
        <w:t xml:space="preserve"> Player </w:t>
      </w:r>
      <w:r w:rsidR="006F1D5D">
        <w:rPr>
          <w:rFonts w:ascii="Times New Roman" w:hAnsi="Times New Roman" w:cs="Times New Roman"/>
          <w:b w:val="0"/>
          <w:bCs/>
          <w:sz w:val="24"/>
          <w:szCs w:val="24"/>
        </w:rPr>
        <w:t>Reward</w:t>
      </w:r>
      <w:r>
        <w:rPr>
          <w:rFonts w:ascii="Times New Roman" w:hAnsi="Times New Roman" w:cs="Times New Roman"/>
          <w:b w:val="0"/>
          <w:bCs/>
          <w:sz w:val="24"/>
          <w:szCs w:val="24"/>
        </w:rPr>
        <w:t xml:space="preserve"> </w:t>
      </w:r>
      <w:r w:rsidR="006F1D5D">
        <w:rPr>
          <w:rFonts w:ascii="Times New Roman" w:hAnsi="Times New Roman" w:cs="Times New Roman"/>
          <w:b w:val="0"/>
          <w:bCs/>
          <w:sz w:val="24"/>
          <w:szCs w:val="24"/>
        </w:rPr>
        <w:t>Retention</w:t>
      </w:r>
    </w:p>
    <w:p w14:paraId="04DD4C70" w14:textId="2B174CB7" w:rsidR="00AC6D1A" w:rsidRPr="00D77C98" w:rsidRDefault="00AC6D1A" w:rsidP="00AC6D1A">
      <w:pPr>
        <w:pStyle w:val="Heading3"/>
        <w:ind w:left="1470" w:firstLine="0"/>
        <w:rPr>
          <w:rFonts w:ascii="Times New Roman" w:hAnsi="Times New Roman" w:cs="Times New Roman"/>
          <w:b w:val="0"/>
          <w:bCs/>
          <w:sz w:val="24"/>
          <w:szCs w:val="24"/>
        </w:rPr>
      </w:pPr>
      <w:r w:rsidRPr="005C68AE">
        <w:rPr>
          <w:rFonts w:ascii="Times New Roman" w:hAnsi="Times New Roman" w:cs="Times New Roman"/>
          <w:sz w:val="24"/>
          <w:szCs w:val="24"/>
        </w:rPr>
        <w:t xml:space="preserve">Description: </w:t>
      </w:r>
      <w:r w:rsidR="006F1D5D">
        <w:rPr>
          <w:rFonts w:ascii="Times New Roman" w:hAnsi="Times New Roman" w:cs="Times New Roman"/>
          <w:b w:val="0"/>
          <w:bCs/>
          <w:sz w:val="24"/>
          <w:szCs w:val="24"/>
        </w:rPr>
        <w:t>On crashing, any rewards gained from the user completing an event, must be retained on crashing during transitions from minigames to Overworld.</w:t>
      </w:r>
    </w:p>
    <w:p w14:paraId="38CA0F2C" w14:textId="0DF4250A" w:rsidR="00AC6D1A" w:rsidRPr="00D77C98" w:rsidRDefault="00AC6D1A" w:rsidP="00AC6D1A">
      <w:pPr>
        <w:pStyle w:val="Heading3"/>
        <w:ind w:left="1470" w:firstLine="0"/>
        <w:rPr>
          <w:rFonts w:ascii="Times New Roman" w:hAnsi="Times New Roman" w:cs="Times New Roman"/>
          <w:b w:val="0"/>
          <w:bCs/>
          <w:sz w:val="24"/>
          <w:szCs w:val="24"/>
        </w:rPr>
      </w:pPr>
      <w:r w:rsidRPr="005C68AE">
        <w:rPr>
          <w:rFonts w:ascii="Times New Roman" w:hAnsi="Times New Roman" w:cs="Times New Roman"/>
          <w:sz w:val="24"/>
          <w:szCs w:val="24"/>
        </w:rPr>
        <w:t xml:space="preserve">Rationale: </w:t>
      </w:r>
      <w:r w:rsidR="006F1D5D">
        <w:rPr>
          <w:rFonts w:ascii="Times New Roman" w:hAnsi="Times New Roman" w:cs="Times New Roman"/>
          <w:b w:val="0"/>
          <w:bCs/>
          <w:sz w:val="24"/>
          <w:szCs w:val="24"/>
        </w:rPr>
        <w:t>Considering the higher likelihood of the application crashing during transitions between minigames and the Overworld, it should be expected that any rewards that were gained prior to crashing will still be retained post-crash.</w:t>
      </w:r>
    </w:p>
    <w:p w14:paraId="3AB4E473" w14:textId="217EDE51" w:rsidR="00AC6D1A" w:rsidRPr="00752984" w:rsidRDefault="00AC6D1A" w:rsidP="00AC6D1A">
      <w:pPr>
        <w:pStyle w:val="Heading3"/>
        <w:ind w:left="1440" w:firstLine="30"/>
        <w:rPr>
          <w:rFonts w:ascii="Times New Roman" w:hAnsi="Times New Roman" w:cs="Times New Roman"/>
          <w:b w:val="0"/>
          <w:bCs/>
          <w:sz w:val="24"/>
          <w:szCs w:val="24"/>
        </w:rPr>
      </w:pPr>
      <w:r w:rsidRPr="005C68AE">
        <w:rPr>
          <w:rFonts w:ascii="Times New Roman" w:hAnsi="Times New Roman" w:cs="Times New Roman"/>
          <w:sz w:val="24"/>
          <w:szCs w:val="24"/>
        </w:rPr>
        <w:t xml:space="preserve">Fit Criterion: </w:t>
      </w:r>
      <w:r w:rsidR="006F1D5D">
        <w:rPr>
          <w:rFonts w:ascii="Times New Roman" w:hAnsi="Times New Roman" w:cs="Times New Roman"/>
          <w:b w:val="0"/>
          <w:bCs/>
          <w:sz w:val="24"/>
          <w:szCs w:val="24"/>
        </w:rPr>
        <w:t>The application should effectively store all player data, prior to scene transitions.</w:t>
      </w:r>
    </w:p>
    <w:p w14:paraId="48ACE4F8" w14:textId="63AB6111" w:rsidR="00AC6D1A" w:rsidRPr="00453CA0" w:rsidRDefault="00AC6D1A" w:rsidP="00AC6D1A">
      <w:pPr>
        <w:pStyle w:val="Heading3"/>
        <w:ind w:left="1105" w:firstLine="365"/>
        <w:rPr>
          <w:rFonts w:ascii="Times New Roman" w:hAnsi="Times New Roman" w:cs="Times New Roman"/>
          <w:b w:val="0"/>
          <w:bCs/>
          <w:sz w:val="24"/>
          <w:szCs w:val="24"/>
        </w:rPr>
      </w:pPr>
      <w:r w:rsidRPr="005C68AE">
        <w:rPr>
          <w:rFonts w:ascii="Times New Roman" w:hAnsi="Times New Roman" w:cs="Times New Roman"/>
          <w:sz w:val="24"/>
          <w:szCs w:val="24"/>
        </w:rPr>
        <w:t>Acceptance Tests:</w:t>
      </w:r>
      <w:r>
        <w:t xml:space="preserve"> </w:t>
      </w:r>
      <w:r w:rsidR="00453CA0">
        <w:rPr>
          <w:rFonts w:ascii="Times New Roman" w:hAnsi="Times New Roman" w:cs="Times New Roman"/>
          <w:b w:val="0"/>
          <w:bCs/>
          <w:sz w:val="24"/>
          <w:szCs w:val="24"/>
        </w:rPr>
        <w:t>11</w:t>
      </w:r>
    </w:p>
    <w:p w14:paraId="06811DB4" w14:textId="3E691223" w:rsidR="006F1D5D" w:rsidRDefault="006F1D5D" w:rsidP="006F1D5D">
      <w:pPr>
        <w:pStyle w:val="Heading4"/>
        <w:ind w:left="715"/>
      </w:pPr>
      <w:r>
        <w:t>13b Availability Requirements</w:t>
      </w:r>
    </w:p>
    <w:p w14:paraId="46CAC261" w14:textId="1AE7FD6C" w:rsidR="006F1D5D" w:rsidRPr="001B787D" w:rsidRDefault="006F1D5D" w:rsidP="006F1D5D">
      <w:pPr>
        <w:pStyle w:val="Heading3"/>
        <w:ind w:left="1105"/>
        <w:rPr>
          <w:rFonts w:ascii="Times New Roman" w:hAnsi="Times New Roman" w:cs="Times New Roman"/>
          <w:b w:val="0"/>
          <w:bCs/>
          <w:sz w:val="24"/>
          <w:szCs w:val="24"/>
        </w:rPr>
      </w:pPr>
      <w:r w:rsidRPr="005C68AE">
        <w:rPr>
          <w:rFonts w:ascii="Times New Roman" w:hAnsi="Times New Roman" w:cs="Times New Roman"/>
          <w:sz w:val="24"/>
          <w:szCs w:val="24"/>
          <w:u w:val="single"/>
        </w:rPr>
        <w:t>ID#:</w:t>
      </w:r>
      <w:r w:rsidRPr="005C68AE">
        <w:rPr>
          <w:rFonts w:ascii="Times New Roman" w:hAnsi="Times New Roman" w:cs="Times New Roman"/>
          <w:sz w:val="24"/>
          <w:szCs w:val="24"/>
        </w:rPr>
        <w:t xml:space="preserve"> </w:t>
      </w:r>
      <w:r>
        <w:rPr>
          <w:rFonts w:ascii="Times New Roman" w:hAnsi="Times New Roman" w:cs="Times New Roman"/>
          <w:b w:val="0"/>
          <w:bCs/>
          <w:sz w:val="24"/>
          <w:szCs w:val="24"/>
        </w:rPr>
        <w:t>A2</w:t>
      </w:r>
      <w:r w:rsidRPr="005C68AE">
        <w:rPr>
          <w:rFonts w:ascii="Times New Roman" w:hAnsi="Times New Roman" w:cs="Times New Roman"/>
          <w:b w:val="0"/>
          <w:bCs/>
          <w:sz w:val="24"/>
          <w:szCs w:val="24"/>
        </w:rPr>
        <w:t xml:space="preserve"> </w:t>
      </w:r>
      <w:r w:rsidRPr="005C68AE">
        <w:rPr>
          <w:rFonts w:ascii="Times New Roman" w:hAnsi="Times New Roman" w:cs="Times New Roman"/>
          <w:sz w:val="24"/>
          <w:szCs w:val="24"/>
        </w:rPr>
        <w:t xml:space="preserve">– </w:t>
      </w:r>
      <w:r w:rsidRPr="005C68AE">
        <w:rPr>
          <w:rFonts w:ascii="Times New Roman" w:hAnsi="Times New Roman" w:cs="Times New Roman"/>
          <w:sz w:val="24"/>
          <w:szCs w:val="24"/>
          <w:u w:val="single"/>
        </w:rPr>
        <w:t>Name:</w:t>
      </w:r>
      <w:r>
        <w:rPr>
          <w:rFonts w:ascii="Times New Roman" w:hAnsi="Times New Roman" w:cs="Times New Roman"/>
          <w:b w:val="0"/>
          <w:bCs/>
          <w:sz w:val="24"/>
          <w:szCs w:val="24"/>
        </w:rPr>
        <w:t xml:space="preserve"> 24/7 server availability</w:t>
      </w:r>
    </w:p>
    <w:p w14:paraId="6B8FEEFC" w14:textId="7228D13E" w:rsidR="006F1D5D" w:rsidRPr="00D77C98" w:rsidRDefault="006F1D5D" w:rsidP="006F1D5D">
      <w:pPr>
        <w:pStyle w:val="Heading3"/>
        <w:ind w:left="1470" w:firstLine="0"/>
        <w:rPr>
          <w:rFonts w:ascii="Times New Roman" w:hAnsi="Times New Roman" w:cs="Times New Roman"/>
          <w:b w:val="0"/>
          <w:bCs/>
          <w:sz w:val="24"/>
          <w:szCs w:val="24"/>
        </w:rPr>
      </w:pPr>
      <w:r w:rsidRPr="005C68AE">
        <w:rPr>
          <w:rFonts w:ascii="Times New Roman" w:hAnsi="Times New Roman" w:cs="Times New Roman"/>
          <w:sz w:val="24"/>
          <w:szCs w:val="24"/>
        </w:rPr>
        <w:t xml:space="preserve">Description: </w:t>
      </w:r>
      <w:r>
        <w:rPr>
          <w:rFonts w:ascii="Times New Roman" w:hAnsi="Times New Roman" w:cs="Times New Roman"/>
          <w:b w:val="0"/>
          <w:bCs/>
          <w:sz w:val="24"/>
          <w:szCs w:val="24"/>
        </w:rPr>
        <w:t>Users should be free to visit the Overworld map, and interact with their collections, whether it is during visiting hours or at the comfort of their home.</w:t>
      </w:r>
    </w:p>
    <w:p w14:paraId="0BD01B08" w14:textId="26C77C67" w:rsidR="006F1D5D" w:rsidRPr="00D77C98" w:rsidRDefault="006F1D5D" w:rsidP="006F1D5D">
      <w:pPr>
        <w:pStyle w:val="Heading3"/>
        <w:ind w:left="1470" w:firstLine="0"/>
        <w:rPr>
          <w:rFonts w:ascii="Times New Roman" w:hAnsi="Times New Roman" w:cs="Times New Roman"/>
          <w:b w:val="0"/>
          <w:bCs/>
          <w:sz w:val="24"/>
          <w:szCs w:val="24"/>
        </w:rPr>
      </w:pPr>
      <w:r w:rsidRPr="005C68AE">
        <w:rPr>
          <w:rFonts w:ascii="Times New Roman" w:hAnsi="Times New Roman" w:cs="Times New Roman"/>
          <w:sz w:val="24"/>
          <w:szCs w:val="24"/>
        </w:rPr>
        <w:t xml:space="preserve">Rationale: </w:t>
      </w:r>
      <w:r>
        <w:rPr>
          <w:rFonts w:ascii="Times New Roman" w:hAnsi="Times New Roman" w:cs="Times New Roman"/>
          <w:b w:val="0"/>
          <w:bCs/>
          <w:sz w:val="24"/>
          <w:szCs w:val="24"/>
        </w:rPr>
        <w:t>Users should feel a sense of pride in what they have, they may want to view some of their hardest earned rewards while they are at home, or even with friends. 24 hours server availability will allow users to openly access all the data they earned, at any time.</w:t>
      </w:r>
    </w:p>
    <w:p w14:paraId="49A9C185" w14:textId="0B84873B" w:rsidR="006F1D5D" w:rsidRPr="006F1D5D" w:rsidRDefault="006F1D5D" w:rsidP="006F1D5D">
      <w:pPr>
        <w:pStyle w:val="Heading3"/>
        <w:ind w:left="1440" w:firstLine="30"/>
        <w:rPr>
          <w:rFonts w:ascii="Times New Roman" w:hAnsi="Times New Roman" w:cs="Times New Roman"/>
          <w:b w:val="0"/>
          <w:bCs/>
          <w:sz w:val="24"/>
          <w:szCs w:val="24"/>
        </w:rPr>
      </w:pPr>
      <w:r w:rsidRPr="005C68AE">
        <w:rPr>
          <w:rFonts w:ascii="Times New Roman" w:hAnsi="Times New Roman" w:cs="Times New Roman"/>
          <w:sz w:val="24"/>
          <w:szCs w:val="24"/>
        </w:rPr>
        <w:t xml:space="preserve">Fit Criterion: </w:t>
      </w:r>
      <w:r>
        <w:rPr>
          <w:rFonts w:ascii="Times New Roman" w:hAnsi="Times New Roman" w:cs="Times New Roman"/>
          <w:b w:val="0"/>
          <w:bCs/>
          <w:sz w:val="24"/>
          <w:szCs w:val="24"/>
        </w:rPr>
        <w:t>Check server availability at all times, alerting developers to any outages that may occur. Peak times will tend to lead to higher server congestion and potentially server failure.</w:t>
      </w:r>
    </w:p>
    <w:p w14:paraId="1071ED53" w14:textId="0DEA96EF" w:rsidR="006F1D5D" w:rsidRPr="00537C83" w:rsidRDefault="006F1D5D" w:rsidP="006F1D5D">
      <w:pPr>
        <w:pStyle w:val="Heading3"/>
        <w:ind w:left="1105" w:firstLine="365"/>
        <w:rPr>
          <w:rFonts w:ascii="Times New Roman" w:hAnsi="Times New Roman" w:cs="Times New Roman"/>
          <w:b w:val="0"/>
          <w:bCs/>
          <w:sz w:val="24"/>
          <w:szCs w:val="24"/>
        </w:rPr>
      </w:pPr>
      <w:r w:rsidRPr="005C68AE">
        <w:rPr>
          <w:rFonts w:ascii="Times New Roman" w:hAnsi="Times New Roman" w:cs="Times New Roman"/>
          <w:sz w:val="24"/>
          <w:szCs w:val="24"/>
        </w:rPr>
        <w:t>Acceptance Tests:</w:t>
      </w:r>
      <w:r>
        <w:t xml:space="preserve"> </w:t>
      </w:r>
      <w:r w:rsidR="00537C83">
        <w:rPr>
          <w:rFonts w:ascii="Times New Roman" w:hAnsi="Times New Roman" w:cs="Times New Roman"/>
          <w:b w:val="0"/>
          <w:bCs/>
          <w:sz w:val="24"/>
          <w:szCs w:val="24"/>
        </w:rPr>
        <w:t>12, 13</w:t>
      </w:r>
    </w:p>
    <w:p w14:paraId="696D0B47" w14:textId="6708BA16" w:rsidR="006F1D5D" w:rsidRDefault="006F1D5D" w:rsidP="006F1D5D">
      <w:pPr>
        <w:pStyle w:val="Heading4"/>
        <w:ind w:left="715"/>
      </w:pPr>
      <w:r>
        <w:lastRenderedPageBreak/>
        <w:t>13c Robustness or Fault-Tolerance Requirements</w:t>
      </w:r>
    </w:p>
    <w:p w14:paraId="48411EBC" w14:textId="1F576E17" w:rsidR="006F1D5D" w:rsidRPr="001B787D" w:rsidRDefault="006F1D5D" w:rsidP="006F1D5D">
      <w:pPr>
        <w:pStyle w:val="Heading3"/>
        <w:ind w:left="1105"/>
        <w:rPr>
          <w:rFonts w:ascii="Times New Roman" w:hAnsi="Times New Roman" w:cs="Times New Roman"/>
          <w:b w:val="0"/>
          <w:bCs/>
          <w:sz w:val="24"/>
          <w:szCs w:val="24"/>
        </w:rPr>
      </w:pPr>
      <w:r w:rsidRPr="005C68AE">
        <w:rPr>
          <w:rFonts w:ascii="Times New Roman" w:hAnsi="Times New Roman" w:cs="Times New Roman"/>
          <w:sz w:val="24"/>
          <w:szCs w:val="24"/>
          <w:u w:val="single"/>
        </w:rPr>
        <w:t>ID#:</w:t>
      </w:r>
      <w:r w:rsidRPr="005C68AE">
        <w:rPr>
          <w:rFonts w:ascii="Times New Roman" w:hAnsi="Times New Roman" w:cs="Times New Roman"/>
          <w:sz w:val="24"/>
          <w:szCs w:val="24"/>
        </w:rPr>
        <w:t xml:space="preserve"> </w:t>
      </w:r>
      <w:r>
        <w:rPr>
          <w:rFonts w:ascii="Times New Roman" w:hAnsi="Times New Roman" w:cs="Times New Roman"/>
          <w:b w:val="0"/>
          <w:bCs/>
          <w:sz w:val="24"/>
          <w:szCs w:val="24"/>
        </w:rPr>
        <w:t>RF1</w:t>
      </w:r>
      <w:r w:rsidRPr="005C68AE">
        <w:rPr>
          <w:rFonts w:ascii="Times New Roman" w:hAnsi="Times New Roman" w:cs="Times New Roman"/>
          <w:b w:val="0"/>
          <w:bCs/>
          <w:sz w:val="24"/>
          <w:szCs w:val="24"/>
        </w:rPr>
        <w:t xml:space="preserve"> </w:t>
      </w:r>
      <w:r w:rsidRPr="005C68AE">
        <w:rPr>
          <w:rFonts w:ascii="Times New Roman" w:hAnsi="Times New Roman" w:cs="Times New Roman"/>
          <w:sz w:val="24"/>
          <w:szCs w:val="24"/>
        </w:rPr>
        <w:t xml:space="preserve">– </w:t>
      </w:r>
      <w:r w:rsidRPr="005C68AE">
        <w:rPr>
          <w:rFonts w:ascii="Times New Roman" w:hAnsi="Times New Roman" w:cs="Times New Roman"/>
          <w:sz w:val="24"/>
          <w:szCs w:val="24"/>
          <w:u w:val="single"/>
        </w:rPr>
        <w:t>Name:</w:t>
      </w:r>
      <w:r>
        <w:rPr>
          <w:rFonts w:ascii="Times New Roman" w:hAnsi="Times New Roman" w:cs="Times New Roman"/>
          <w:b w:val="0"/>
          <w:bCs/>
          <w:sz w:val="24"/>
          <w:szCs w:val="24"/>
        </w:rPr>
        <w:t xml:space="preserve"> </w:t>
      </w:r>
      <w:r w:rsidR="005B6707">
        <w:rPr>
          <w:rFonts w:ascii="Times New Roman" w:hAnsi="Times New Roman" w:cs="Times New Roman"/>
          <w:b w:val="0"/>
          <w:bCs/>
          <w:sz w:val="24"/>
          <w:szCs w:val="24"/>
        </w:rPr>
        <w:t>Offline Collection Browsing</w:t>
      </w:r>
    </w:p>
    <w:p w14:paraId="0544FC40" w14:textId="69BE271D" w:rsidR="006F1D5D" w:rsidRPr="00D77C98" w:rsidRDefault="006F1D5D" w:rsidP="006F1D5D">
      <w:pPr>
        <w:pStyle w:val="Heading3"/>
        <w:ind w:left="1470" w:firstLine="0"/>
        <w:rPr>
          <w:rFonts w:ascii="Times New Roman" w:hAnsi="Times New Roman" w:cs="Times New Roman"/>
          <w:b w:val="0"/>
          <w:bCs/>
          <w:sz w:val="24"/>
          <w:szCs w:val="24"/>
        </w:rPr>
      </w:pPr>
      <w:r w:rsidRPr="005C68AE">
        <w:rPr>
          <w:rFonts w:ascii="Times New Roman" w:hAnsi="Times New Roman" w:cs="Times New Roman"/>
          <w:sz w:val="24"/>
          <w:szCs w:val="24"/>
        </w:rPr>
        <w:t xml:space="preserve">Description: </w:t>
      </w:r>
      <w:r>
        <w:rPr>
          <w:rFonts w:ascii="Times New Roman" w:hAnsi="Times New Roman" w:cs="Times New Roman"/>
          <w:b w:val="0"/>
          <w:bCs/>
          <w:sz w:val="24"/>
          <w:szCs w:val="24"/>
        </w:rPr>
        <w:t xml:space="preserve">Users </w:t>
      </w:r>
      <w:r w:rsidR="005B6707">
        <w:rPr>
          <w:rFonts w:ascii="Times New Roman" w:hAnsi="Times New Roman" w:cs="Times New Roman"/>
          <w:b w:val="0"/>
          <w:bCs/>
          <w:sz w:val="24"/>
          <w:szCs w:val="24"/>
        </w:rPr>
        <w:t>that opt to save their log-in credentials to their specific device, will be allowed to view their collection while servers are offline.</w:t>
      </w:r>
    </w:p>
    <w:p w14:paraId="428DD095" w14:textId="778FCF7F" w:rsidR="006F1D5D" w:rsidRPr="00D77C98" w:rsidRDefault="006F1D5D" w:rsidP="006F1D5D">
      <w:pPr>
        <w:pStyle w:val="Heading3"/>
        <w:ind w:left="1470" w:firstLine="0"/>
        <w:rPr>
          <w:rFonts w:ascii="Times New Roman" w:hAnsi="Times New Roman" w:cs="Times New Roman"/>
          <w:b w:val="0"/>
          <w:bCs/>
          <w:sz w:val="24"/>
          <w:szCs w:val="24"/>
        </w:rPr>
      </w:pPr>
      <w:r w:rsidRPr="005C68AE">
        <w:rPr>
          <w:rFonts w:ascii="Times New Roman" w:hAnsi="Times New Roman" w:cs="Times New Roman"/>
          <w:sz w:val="24"/>
          <w:szCs w:val="24"/>
        </w:rPr>
        <w:t xml:space="preserve">Rationale: </w:t>
      </w:r>
      <w:r w:rsidR="005B6707">
        <w:rPr>
          <w:rFonts w:ascii="Times New Roman" w:hAnsi="Times New Roman" w:cs="Times New Roman"/>
          <w:b w:val="0"/>
          <w:bCs/>
          <w:sz w:val="24"/>
          <w:szCs w:val="24"/>
        </w:rPr>
        <w:t>Collection browsing is a major selling point to user retention, allowing offline saves for users that opt-in, will allow users to browse their rewards even if the servers are down.</w:t>
      </w:r>
    </w:p>
    <w:p w14:paraId="5587B9D9" w14:textId="447E3270" w:rsidR="006F1D5D" w:rsidRPr="006F1D5D" w:rsidRDefault="006F1D5D" w:rsidP="006F1D5D">
      <w:pPr>
        <w:pStyle w:val="Heading3"/>
        <w:ind w:left="1440" w:firstLine="30"/>
        <w:rPr>
          <w:rFonts w:ascii="Times New Roman" w:hAnsi="Times New Roman" w:cs="Times New Roman"/>
          <w:b w:val="0"/>
          <w:bCs/>
          <w:sz w:val="24"/>
          <w:szCs w:val="24"/>
        </w:rPr>
      </w:pPr>
      <w:r w:rsidRPr="005C68AE">
        <w:rPr>
          <w:rFonts w:ascii="Times New Roman" w:hAnsi="Times New Roman" w:cs="Times New Roman"/>
          <w:sz w:val="24"/>
          <w:szCs w:val="24"/>
        </w:rPr>
        <w:t xml:space="preserve">Fit Criterion: </w:t>
      </w:r>
      <w:r w:rsidR="005B6707">
        <w:rPr>
          <w:rFonts w:ascii="Times New Roman" w:hAnsi="Times New Roman" w:cs="Times New Roman"/>
          <w:b w:val="0"/>
          <w:bCs/>
          <w:sz w:val="24"/>
          <w:szCs w:val="24"/>
        </w:rPr>
        <w:t>Add an offline save of a user’s collection, but upon coming back online, only show the user their online collection, and update their offline save back to the online version. This allows for bypassing of potential user exploits, changing their offline collection values somehow.</w:t>
      </w:r>
    </w:p>
    <w:p w14:paraId="52F18BE1" w14:textId="7453EFD7" w:rsidR="006F1D5D" w:rsidRPr="00537C83" w:rsidRDefault="006F1D5D" w:rsidP="006F1D5D">
      <w:pPr>
        <w:pStyle w:val="Heading3"/>
        <w:ind w:left="1105" w:firstLine="365"/>
        <w:rPr>
          <w:rFonts w:ascii="Times New Roman" w:hAnsi="Times New Roman" w:cs="Times New Roman"/>
          <w:b w:val="0"/>
          <w:bCs/>
          <w:sz w:val="24"/>
          <w:szCs w:val="24"/>
        </w:rPr>
      </w:pPr>
      <w:r w:rsidRPr="005C68AE">
        <w:rPr>
          <w:rFonts w:ascii="Times New Roman" w:hAnsi="Times New Roman" w:cs="Times New Roman"/>
          <w:sz w:val="24"/>
          <w:szCs w:val="24"/>
        </w:rPr>
        <w:t>Acceptance Tests:</w:t>
      </w:r>
      <w:r>
        <w:t xml:space="preserve"> </w:t>
      </w:r>
      <w:r w:rsidR="00537C83" w:rsidRPr="00537C83">
        <w:rPr>
          <w:rFonts w:ascii="Times New Roman" w:hAnsi="Times New Roman" w:cs="Times New Roman"/>
          <w:b w:val="0"/>
          <w:bCs/>
          <w:sz w:val="24"/>
          <w:szCs w:val="24"/>
        </w:rPr>
        <w:t>1</w:t>
      </w:r>
      <w:r w:rsidR="00537C83">
        <w:rPr>
          <w:rFonts w:ascii="Times New Roman" w:hAnsi="Times New Roman" w:cs="Times New Roman"/>
          <w:b w:val="0"/>
          <w:bCs/>
          <w:sz w:val="24"/>
          <w:szCs w:val="24"/>
        </w:rPr>
        <w:t>4, 15</w:t>
      </w:r>
    </w:p>
    <w:p w14:paraId="71DDD517" w14:textId="4EE7B7A7" w:rsidR="005B6707" w:rsidRDefault="005B6707" w:rsidP="005B6707">
      <w:pPr>
        <w:pStyle w:val="Heading4"/>
        <w:ind w:left="715"/>
      </w:pPr>
      <w:r>
        <w:t>13d Safety-Critical Requirements</w:t>
      </w:r>
    </w:p>
    <w:p w14:paraId="677AFE60" w14:textId="2B970825" w:rsidR="005B6707" w:rsidRPr="001B787D" w:rsidRDefault="005B6707" w:rsidP="005B6707">
      <w:pPr>
        <w:pStyle w:val="Heading3"/>
        <w:ind w:left="1105"/>
        <w:rPr>
          <w:rFonts w:ascii="Times New Roman" w:hAnsi="Times New Roman" w:cs="Times New Roman"/>
          <w:b w:val="0"/>
          <w:bCs/>
          <w:sz w:val="24"/>
          <w:szCs w:val="24"/>
        </w:rPr>
      </w:pPr>
      <w:r w:rsidRPr="005C68AE">
        <w:rPr>
          <w:rFonts w:ascii="Times New Roman" w:hAnsi="Times New Roman" w:cs="Times New Roman"/>
          <w:sz w:val="24"/>
          <w:szCs w:val="24"/>
          <w:u w:val="single"/>
        </w:rPr>
        <w:t>ID#:</w:t>
      </w:r>
      <w:r w:rsidRPr="005C68AE">
        <w:rPr>
          <w:rFonts w:ascii="Times New Roman" w:hAnsi="Times New Roman" w:cs="Times New Roman"/>
          <w:sz w:val="24"/>
          <w:szCs w:val="24"/>
        </w:rPr>
        <w:t xml:space="preserve"> </w:t>
      </w:r>
      <w:r>
        <w:rPr>
          <w:rFonts w:ascii="Times New Roman" w:hAnsi="Times New Roman" w:cs="Times New Roman"/>
          <w:b w:val="0"/>
          <w:bCs/>
          <w:sz w:val="24"/>
          <w:szCs w:val="24"/>
        </w:rPr>
        <w:t>SC1</w:t>
      </w:r>
      <w:r w:rsidRPr="005C68AE">
        <w:rPr>
          <w:rFonts w:ascii="Times New Roman" w:hAnsi="Times New Roman" w:cs="Times New Roman"/>
          <w:b w:val="0"/>
          <w:bCs/>
          <w:sz w:val="24"/>
          <w:szCs w:val="24"/>
        </w:rPr>
        <w:t xml:space="preserve"> </w:t>
      </w:r>
      <w:r w:rsidRPr="005C68AE">
        <w:rPr>
          <w:rFonts w:ascii="Times New Roman" w:hAnsi="Times New Roman" w:cs="Times New Roman"/>
          <w:sz w:val="24"/>
          <w:szCs w:val="24"/>
        </w:rPr>
        <w:t xml:space="preserve">– </w:t>
      </w:r>
      <w:r w:rsidRPr="005C68AE">
        <w:rPr>
          <w:rFonts w:ascii="Times New Roman" w:hAnsi="Times New Roman" w:cs="Times New Roman"/>
          <w:sz w:val="24"/>
          <w:szCs w:val="24"/>
          <w:u w:val="single"/>
        </w:rPr>
        <w:t>Name:</w:t>
      </w:r>
      <w:r>
        <w:rPr>
          <w:rFonts w:ascii="Times New Roman" w:hAnsi="Times New Roman" w:cs="Times New Roman"/>
          <w:b w:val="0"/>
          <w:bCs/>
          <w:sz w:val="24"/>
          <w:szCs w:val="24"/>
        </w:rPr>
        <w:t xml:space="preserve"> Epileptic-free Animations/Transitions</w:t>
      </w:r>
    </w:p>
    <w:p w14:paraId="747D8449" w14:textId="72B38D6A" w:rsidR="005B6707" w:rsidRPr="00D77C98" w:rsidRDefault="005B6707" w:rsidP="005B6707">
      <w:pPr>
        <w:pStyle w:val="Heading3"/>
        <w:ind w:left="1470" w:firstLine="0"/>
        <w:rPr>
          <w:rFonts w:ascii="Times New Roman" w:hAnsi="Times New Roman" w:cs="Times New Roman"/>
          <w:b w:val="0"/>
          <w:bCs/>
          <w:sz w:val="24"/>
          <w:szCs w:val="24"/>
        </w:rPr>
      </w:pPr>
      <w:r w:rsidRPr="005C68AE">
        <w:rPr>
          <w:rFonts w:ascii="Times New Roman" w:hAnsi="Times New Roman" w:cs="Times New Roman"/>
          <w:sz w:val="24"/>
          <w:szCs w:val="24"/>
        </w:rPr>
        <w:t xml:space="preserve">Description: </w:t>
      </w:r>
      <w:r>
        <w:rPr>
          <w:rFonts w:ascii="Times New Roman" w:hAnsi="Times New Roman" w:cs="Times New Roman"/>
          <w:b w:val="0"/>
          <w:bCs/>
          <w:sz w:val="24"/>
          <w:szCs w:val="24"/>
        </w:rPr>
        <w:t>Ensure that animations and transitions are not prone to triggering epileptic seizure</w:t>
      </w:r>
    </w:p>
    <w:p w14:paraId="0E48D571" w14:textId="709C5E49" w:rsidR="005B6707" w:rsidRPr="00D77C98" w:rsidRDefault="005B6707" w:rsidP="005B6707">
      <w:pPr>
        <w:pStyle w:val="Heading3"/>
        <w:ind w:left="1470" w:firstLine="0"/>
        <w:rPr>
          <w:rFonts w:ascii="Times New Roman" w:hAnsi="Times New Roman" w:cs="Times New Roman"/>
          <w:b w:val="0"/>
          <w:bCs/>
          <w:sz w:val="24"/>
          <w:szCs w:val="24"/>
        </w:rPr>
      </w:pPr>
      <w:r w:rsidRPr="005C68AE">
        <w:rPr>
          <w:rFonts w:ascii="Times New Roman" w:hAnsi="Times New Roman" w:cs="Times New Roman"/>
          <w:sz w:val="24"/>
          <w:szCs w:val="24"/>
        </w:rPr>
        <w:t xml:space="preserve">Rationale: </w:t>
      </w:r>
      <w:r>
        <w:rPr>
          <w:rFonts w:ascii="Times New Roman" w:hAnsi="Times New Roman" w:cs="Times New Roman"/>
          <w:b w:val="0"/>
          <w:bCs/>
          <w:sz w:val="24"/>
          <w:szCs w:val="24"/>
        </w:rPr>
        <w:t xml:space="preserve">Epilepsy is something that can be triggered by intense flashing in media, since this game should be </w:t>
      </w:r>
      <w:r w:rsidR="00365006">
        <w:rPr>
          <w:rFonts w:ascii="Times New Roman" w:hAnsi="Times New Roman" w:cs="Times New Roman"/>
          <w:b w:val="0"/>
          <w:bCs/>
          <w:sz w:val="24"/>
          <w:szCs w:val="24"/>
        </w:rPr>
        <w:t>open to</w:t>
      </w:r>
      <w:r>
        <w:rPr>
          <w:rFonts w:ascii="Times New Roman" w:hAnsi="Times New Roman" w:cs="Times New Roman"/>
          <w:b w:val="0"/>
          <w:bCs/>
          <w:sz w:val="24"/>
          <w:szCs w:val="24"/>
        </w:rPr>
        <w:t xml:space="preserve"> everyone, it must consider the chance of provoking this condition.</w:t>
      </w:r>
    </w:p>
    <w:p w14:paraId="1B30F957" w14:textId="127D0EDA" w:rsidR="005B6707" w:rsidRPr="006F1D5D" w:rsidRDefault="005B6707" w:rsidP="005B6707">
      <w:pPr>
        <w:pStyle w:val="Heading3"/>
        <w:ind w:left="1440" w:firstLine="30"/>
        <w:rPr>
          <w:rFonts w:ascii="Times New Roman" w:hAnsi="Times New Roman" w:cs="Times New Roman"/>
          <w:b w:val="0"/>
          <w:bCs/>
          <w:sz w:val="24"/>
          <w:szCs w:val="24"/>
        </w:rPr>
      </w:pPr>
      <w:r w:rsidRPr="005C68AE">
        <w:rPr>
          <w:rFonts w:ascii="Times New Roman" w:hAnsi="Times New Roman" w:cs="Times New Roman"/>
          <w:sz w:val="24"/>
          <w:szCs w:val="24"/>
        </w:rPr>
        <w:t>Fit Criterion:</w:t>
      </w:r>
      <w:r w:rsidR="00365006">
        <w:rPr>
          <w:rFonts w:ascii="Times New Roman" w:hAnsi="Times New Roman" w:cs="Times New Roman"/>
          <w:b w:val="0"/>
          <w:bCs/>
          <w:sz w:val="24"/>
          <w:szCs w:val="24"/>
        </w:rPr>
        <w:t xml:space="preserve"> Keep flashing at or below 3 seconds</w:t>
      </w:r>
      <w:r w:rsidR="00175F51">
        <w:rPr>
          <w:rFonts w:ascii="Times New Roman" w:hAnsi="Times New Roman" w:cs="Times New Roman"/>
          <w:b w:val="0"/>
          <w:bCs/>
          <w:sz w:val="24"/>
          <w:szCs w:val="24"/>
        </w:rPr>
        <w:t xml:space="preserve"> [6]</w:t>
      </w:r>
      <w:r w:rsidR="00365006">
        <w:rPr>
          <w:rFonts w:ascii="Times New Roman" w:hAnsi="Times New Roman" w:cs="Times New Roman"/>
          <w:b w:val="0"/>
          <w:bCs/>
          <w:sz w:val="24"/>
          <w:szCs w:val="24"/>
        </w:rPr>
        <w:t>, as any prolonged flashing could lead to higher chances of seizures.</w:t>
      </w:r>
    </w:p>
    <w:p w14:paraId="40DA354E" w14:textId="2FC1DC1A" w:rsidR="005B6707" w:rsidRPr="00537C83" w:rsidRDefault="005B6707" w:rsidP="005B6707">
      <w:pPr>
        <w:pStyle w:val="Heading3"/>
        <w:ind w:left="1105" w:firstLine="365"/>
        <w:rPr>
          <w:rFonts w:ascii="Times New Roman" w:hAnsi="Times New Roman" w:cs="Times New Roman"/>
          <w:b w:val="0"/>
          <w:bCs/>
          <w:sz w:val="24"/>
          <w:szCs w:val="24"/>
        </w:rPr>
      </w:pPr>
      <w:r w:rsidRPr="005C68AE">
        <w:rPr>
          <w:rFonts w:ascii="Times New Roman" w:hAnsi="Times New Roman" w:cs="Times New Roman"/>
          <w:sz w:val="24"/>
          <w:szCs w:val="24"/>
        </w:rPr>
        <w:t>Acceptance Tests:</w:t>
      </w:r>
      <w:r>
        <w:t xml:space="preserve"> </w:t>
      </w:r>
      <w:r w:rsidR="00537C83">
        <w:rPr>
          <w:rFonts w:ascii="Times New Roman" w:hAnsi="Times New Roman" w:cs="Times New Roman"/>
          <w:b w:val="0"/>
          <w:bCs/>
          <w:sz w:val="24"/>
          <w:szCs w:val="24"/>
        </w:rPr>
        <w:t>16</w:t>
      </w:r>
    </w:p>
    <w:p w14:paraId="3FCDC02B" w14:textId="009D7B4F" w:rsidR="00365006" w:rsidRDefault="00365006" w:rsidP="00365006">
      <w:pPr>
        <w:pStyle w:val="Heading3"/>
        <w:ind w:left="0" w:firstLine="355"/>
      </w:pPr>
      <w:r>
        <w:t>14 Maintainability and Supportability Requirements</w:t>
      </w:r>
    </w:p>
    <w:p w14:paraId="1B2E0284" w14:textId="0DA245FE" w:rsidR="00365006" w:rsidRDefault="00365006" w:rsidP="00365006">
      <w:pPr>
        <w:pStyle w:val="Heading4"/>
        <w:ind w:left="715"/>
      </w:pPr>
      <w:r>
        <w:t>14a Maintenance Requirements</w:t>
      </w:r>
    </w:p>
    <w:p w14:paraId="56DA7452" w14:textId="7117B3F8" w:rsidR="00365006" w:rsidRPr="001B787D" w:rsidRDefault="00365006" w:rsidP="00365006">
      <w:pPr>
        <w:pStyle w:val="Heading3"/>
        <w:ind w:left="1105"/>
        <w:rPr>
          <w:rFonts w:ascii="Times New Roman" w:hAnsi="Times New Roman" w:cs="Times New Roman"/>
          <w:b w:val="0"/>
          <w:bCs/>
          <w:sz w:val="24"/>
          <w:szCs w:val="24"/>
        </w:rPr>
      </w:pPr>
      <w:r w:rsidRPr="005C68AE">
        <w:rPr>
          <w:rFonts w:ascii="Times New Roman" w:hAnsi="Times New Roman" w:cs="Times New Roman"/>
          <w:sz w:val="24"/>
          <w:szCs w:val="24"/>
          <w:u w:val="single"/>
        </w:rPr>
        <w:t>ID#:</w:t>
      </w:r>
      <w:r w:rsidRPr="005C68AE">
        <w:rPr>
          <w:rFonts w:ascii="Times New Roman" w:hAnsi="Times New Roman" w:cs="Times New Roman"/>
          <w:sz w:val="24"/>
          <w:szCs w:val="24"/>
        </w:rPr>
        <w:t xml:space="preserve"> </w:t>
      </w:r>
      <w:r>
        <w:rPr>
          <w:rFonts w:ascii="Times New Roman" w:hAnsi="Times New Roman" w:cs="Times New Roman"/>
          <w:b w:val="0"/>
          <w:bCs/>
          <w:sz w:val="24"/>
          <w:szCs w:val="24"/>
        </w:rPr>
        <w:t>M1</w:t>
      </w:r>
      <w:r w:rsidRPr="005C68AE">
        <w:rPr>
          <w:rFonts w:ascii="Times New Roman" w:hAnsi="Times New Roman" w:cs="Times New Roman"/>
          <w:b w:val="0"/>
          <w:bCs/>
          <w:sz w:val="24"/>
          <w:szCs w:val="24"/>
        </w:rPr>
        <w:t xml:space="preserve"> </w:t>
      </w:r>
      <w:r w:rsidRPr="005C68AE">
        <w:rPr>
          <w:rFonts w:ascii="Times New Roman" w:hAnsi="Times New Roman" w:cs="Times New Roman"/>
          <w:sz w:val="24"/>
          <w:szCs w:val="24"/>
        </w:rPr>
        <w:t xml:space="preserve">– </w:t>
      </w:r>
      <w:r w:rsidRPr="005C68AE">
        <w:rPr>
          <w:rFonts w:ascii="Times New Roman" w:hAnsi="Times New Roman" w:cs="Times New Roman"/>
          <w:sz w:val="24"/>
          <w:szCs w:val="24"/>
          <w:u w:val="single"/>
        </w:rPr>
        <w:t>Name:</w:t>
      </w:r>
      <w:r>
        <w:rPr>
          <w:rFonts w:ascii="Times New Roman" w:hAnsi="Times New Roman" w:cs="Times New Roman"/>
          <w:b w:val="0"/>
          <w:bCs/>
          <w:sz w:val="24"/>
          <w:szCs w:val="24"/>
        </w:rPr>
        <w:t xml:space="preserve"> Server Maintenance</w:t>
      </w:r>
    </w:p>
    <w:p w14:paraId="15AD6095" w14:textId="7F4C04E2" w:rsidR="00365006" w:rsidRPr="00D77C98" w:rsidRDefault="00365006" w:rsidP="00365006">
      <w:pPr>
        <w:pStyle w:val="Heading3"/>
        <w:ind w:left="1470" w:firstLine="0"/>
        <w:rPr>
          <w:rFonts w:ascii="Times New Roman" w:hAnsi="Times New Roman" w:cs="Times New Roman"/>
          <w:b w:val="0"/>
          <w:bCs/>
          <w:sz w:val="24"/>
          <w:szCs w:val="24"/>
        </w:rPr>
      </w:pPr>
      <w:r w:rsidRPr="005C68AE">
        <w:rPr>
          <w:rFonts w:ascii="Times New Roman" w:hAnsi="Times New Roman" w:cs="Times New Roman"/>
          <w:sz w:val="24"/>
          <w:szCs w:val="24"/>
        </w:rPr>
        <w:t>Description:</w:t>
      </w:r>
      <w:r>
        <w:rPr>
          <w:rFonts w:ascii="Times New Roman" w:hAnsi="Times New Roman" w:cs="Times New Roman"/>
          <w:b w:val="0"/>
          <w:bCs/>
          <w:sz w:val="24"/>
          <w:szCs w:val="24"/>
        </w:rPr>
        <w:t xml:space="preserve"> Ensure weekly if not daily server maintenance.</w:t>
      </w:r>
    </w:p>
    <w:p w14:paraId="375EF218" w14:textId="42DCF05E" w:rsidR="00365006" w:rsidRPr="00D77C98" w:rsidRDefault="00365006" w:rsidP="00365006">
      <w:pPr>
        <w:pStyle w:val="Heading3"/>
        <w:ind w:left="1470" w:firstLine="0"/>
        <w:rPr>
          <w:rFonts w:ascii="Times New Roman" w:hAnsi="Times New Roman" w:cs="Times New Roman"/>
          <w:b w:val="0"/>
          <w:bCs/>
          <w:sz w:val="24"/>
          <w:szCs w:val="24"/>
        </w:rPr>
      </w:pPr>
      <w:r w:rsidRPr="005C68AE">
        <w:rPr>
          <w:rFonts w:ascii="Times New Roman" w:hAnsi="Times New Roman" w:cs="Times New Roman"/>
          <w:sz w:val="24"/>
          <w:szCs w:val="24"/>
        </w:rPr>
        <w:t xml:space="preserve">Rationale: </w:t>
      </w:r>
      <w:r>
        <w:rPr>
          <w:rFonts w:ascii="Times New Roman" w:hAnsi="Times New Roman" w:cs="Times New Roman"/>
          <w:b w:val="0"/>
          <w:bCs/>
          <w:sz w:val="24"/>
          <w:szCs w:val="24"/>
        </w:rPr>
        <w:t>Server stability is a major aspect to the application running smoothly, so weekly checkups should maintain any problems that may occur</w:t>
      </w:r>
    </w:p>
    <w:p w14:paraId="507A64E0" w14:textId="152E5725" w:rsidR="00365006" w:rsidRPr="006F1D5D" w:rsidRDefault="00365006" w:rsidP="00365006">
      <w:pPr>
        <w:pStyle w:val="Heading3"/>
        <w:ind w:left="1440" w:firstLine="30"/>
        <w:rPr>
          <w:rFonts w:ascii="Times New Roman" w:hAnsi="Times New Roman" w:cs="Times New Roman"/>
          <w:b w:val="0"/>
          <w:bCs/>
          <w:sz w:val="24"/>
          <w:szCs w:val="24"/>
        </w:rPr>
      </w:pPr>
      <w:r w:rsidRPr="005C68AE">
        <w:rPr>
          <w:rFonts w:ascii="Times New Roman" w:hAnsi="Times New Roman" w:cs="Times New Roman"/>
          <w:sz w:val="24"/>
          <w:szCs w:val="24"/>
        </w:rPr>
        <w:t>Fit Criterion:</w:t>
      </w:r>
      <w:r>
        <w:rPr>
          <w:rFonts w:ascii="Times New Roman" w:hAnsi="Times New Roman" w:cs="Times New Roman"/>
          <w:b w:val="0"/>
          <w:bCs/>
          <w:sz w:val="24"/>
          <w:szCs w:val="24"/>
        </w:rPr>
        <w:t xml:space="preserve"> Weekly server maintenance checkups to ensure any server congestion/slowdowns are dealt with.</w:t>
      </w:r>
    </w:p>
    <w:p w14:paraId="027CBD45" w14:textId="3637CACF" w:rsidR="00365006" w:rsidRPr="00537C83" w:rsidRDefault="00365006" w:rsidP="00365006">
      <w:pPr>
        <w:pStyle w:val="Heading3"/>
        <w:ind w:left="1105" w:firstLine="365"/>
        <w:rPr>
          <w:rFonts w:ascii="Times New Roman" w:hAnsi="Times New Roman" w:cs="Times New Roman"/>
          <w:b w:val="0"/>
          <w:bCs/>
          <w:sz w:val="24"/>
          <w:szCs w:val="24"/>
        </w:rPr>
      </w:pPr>
      <w:r w:rsidRPr="005C68AE">
        <w:rPr>
          <w:rFonts w:ascii="Times New Roman" w:hAnsi="Times New Roman" w:cs="Times New Roman"/>
          <w:sz w:val="24"/>
          <w:szCs w:val="24"/>
        </w:rPr>
        <w:lastRenderedPageBreak/>
        <w:t>Acceptance Tests:</w:t>
      </w:r>
      <w:r>
        <w:t xml:space="preserve"> </w:t>
      </w:r>
      <w:r w:rsidR="00537C83">
        <w:rPr>
          <w:rFonts w:ascii="Times New Roman" w:hAnsi="Times New Roman" w:cs="Times New Roman"/>
          <w:b w:val="0"/>
          <w:bCs/>
          <w:sz w:val="24"/>
          <w:szCs w:val="24"/>
        </w:rPr>
        <w:t>17</w:t>
      </w:r>
    </w:p>
    <w:p w14:paraId="701DCDCF" w14:textId="6C2121E9" w:rsidR="00365006" w:rsidRPr="001B787D" w:rsidRDefault="00365006" w:rsidP="00365006">
      <w:pPr>
        <w:pStyle w:val="Heading3"/>
        <w:ind w:left="1105"/>
        <w:rPr>
          <w:rFonts w:ascii="Times New Roman" w:hAnsi="Times New Roman" w:cs="Times New Roman"/>
          <w:b w:val="0"/>
          <w:bCs/>
          <w:sz w:val="24"/>
          <w:szCs w:val="24"/>
        </w:rPr>
      </w:pPr>
      <w:r w:rsidRPr="005C68AE">
        <w:rPr>
          <w:rFonts w:ascii="Times New Roman" w:hAnsi="Times New Roman" w:cs="Times New Roman"/>
          <w:sz w:val="24"/>
          <w:szCs w:val="24"/>
          <w:u w:val="single"/>
        </w:rPr>
        <w:t>ID#:</w:t>
      </w:r>
      <w:r w:rsidRPr="005C68AE">
        <w:rPr>
          <w:rFonts w:ascii="Times New Roman" w:hAnsi="Times New Roman" w:cs="Times New Roman"/>
          <w:sz w:val="24"/>
          <w:szCs w:val="24"/>
        </w:rPr>
        <w:t xml:space="preserve"> </w:t>
      </w:r>
      <w:r>
        <w:rPr>
          <w:rFonts w:ascii="Times New Roman" w:hAnsi="Times New Roman" w:cs="Times New Roman"/>
          <w:b w:val="0"/>
          <w:bCs/>
          <w:sz w:val="24"/>
          <w:szCs w:val="24"/>
        </w:rPr>
        <w:t>M2</w:t>
      </w:r>
      <w:r w:rsidRPr="005C68AE">
        <w:rPr>
          <w:rFonts w:ascii="Times New Roman" w:hAnsi="Times New Roman" w:cs="Times New Roman"/>
          <w:b w:val="0"/>
          <w:bCs/>
          <w:sz w:val="24"/>
          <w:szCs w:val="24"/>
        </w:rPr>
        <w:t xml:space="preserve"> </w:t>
      </w:r>
      <w:r w:rsidRPr="005C68AE">
        <w:rPr>
          <w:rFonts w:ascii="Times New Roman" w:hAnsi="Times New Roman" w:cs="Times New Roman"/>
          <w:sz w:val="24"/>
          <w:szCs w:val="24"/>
        </w:rPr>
        <w:t xml:space="preserve">– </w:t>
      </w:r>
      <w:r w:rsidRPr="005C68AE">
        <w:rPr>
          <w:rFonts w:ascii="Times New Roman" w:hAnsi="Times New Roman" w:cs="Times New Roman"/>
          <w:sz w:val="24"/>
          <w:szCs w:val="24"/>
          <w:u w:val="single"/>
        </w:rPr>
        <w:t>Name:</w:t>
      </w:r>
      <w:r>
        <w:rPr>
          <w:rFonts w:ascii="Times New Roman" w:hAnsi="Times New Roman" w:cs="Times New Roman"/>
          <w:b w:val="0"/>
          <w:bCs/>
          <w:sz w:val="24"/>
          <w:szCs w:val="24"/>
        </w:rPr>
        <w:t xml:space="preserve"> Broken Maintenance</w:t>
      </w:r>
    </w:p>
    <w:p w14:paraId="426D702A" w14:textId="2144E462" w:rsidR="00365006" w:rsidRPr="00D77C98" w:rsidRDefault="00365006" w:rsidP="00365006">
      <w:pPr>
        <w:pStyle w:val="Heading3"/>
        <w:ind w:left="1470" w:firstLine="0"/>
        <w:rPr>
          <w:rFonts w:ascii="Times New Roman" w:hAnsi="Times New Roman" w:cs="Times New Roman"/>
          <w:b w:val="0"/>
          <w:bCs/>
          <w:sz w:val="24"/>
          <w:szCs w:val="24"/>
        </w:rPr>
      </w:pPr>
      <w:r w:rsidRPr="005C68AE">
        <w:rPr>
          <w:rFonts w:ascii="Times New Roman" w:hAnsi="Times New Roman" w:cs="Times New Roman"/>
          <w:sz w:val="24"/>
          <w:szCs w:val="24"/>
        </w:rPr>
        <w:t>Description:</w:t>
      </w:r>
      <w:r>
        <w:rPr>
          <w:rFonts w:ascii="Times New Roman" w:hAnsi="Times New Roman" w:cs="Times New Roman"/>
          <w:b w:val="0"/>
          <w:bCs/>
          <w:sz w:val="24"/>
          <w:szCs w:val="24"/>
        </w:rPr>
        <w:t xml:space="preserve"> Ensure any game breaking bugs that crop up are dealt with at the highest priority</w:t>
      </w:r>
    </w:p>
    <w:p w14:paraId="7B74DFBC" w14:textId="2C0C84F2" w:rsidR="00365006" w:rsidRPr="00D77C98" w:rsidRDefault="00365006" w:rsidP="00365006">
      <w:pPr>
        <w:pStyle w:val="Heading3"/>
        <w:ind w:left="1470" w:firstLine="0"/>
        <w:rPr>
          <w:rFonts w:ascii="Times New Roman" w:hAnsi="Times New Roman" w:cs="Times New Roman"/>
          <w:b w:val="0"/>
          <w:bCs/>
          <w:sz w:val="24"/>
          <w:szCs w:val="24"/>
        </w:rPr>
      </w:pPr>
      <w:r w:rsidRPr="005C68AE">
        <w:rPr>
          <w:rFonts w:ascii="Times New Roman" w:hAnsi="Times New Roman" w:cs="Times New Roman"/>
          <w:sz w:val="24"/>
          <w:szCs w:val="24"/>
        </w:rPr>
        <w:t xml:space="preserve">Rationale: </w:t>
      </w:r>
      <w:r>
        <w:rPr>
          <w:rFonts w:ascii="Times New Roman" w:hAnsi="Times New Roman" w:cs="Times New Roman"/>
          <w:b w:val="0"/>
          <w:bCs/>
          <w:sz w:val="24"/>
          <w:szCs w:val="24"/>
        </w:rPr>
        <w:t>Game breaking bugs occur all the time. This could lead to user retention falling off a cliff if those bugs aren’t fixed fast enough.</w:t>
      </w:r>
    </w:p>
    <w:p w14:paraId="4DB81F64" w14:textId="6967EBF6" w:rsidR="00365006" w:rsidRPr="006F1D5D" w:rsidRDefault="00365006" w:rsidP="00365006">
      <w:pPr>
        <w:pStyle w:val="Heading3"/>
        <w:ind w:left="1440" w:firstLine="30"/>
        <w:rPr>
          <w:rFonts w:ascii="Times New Roman" w:hAnsi="Times New Roman" w:cs="Times New Roman"/>
          <w:b w:val="0"/>
          <w:bCs/>
          <w:sz w:val="24"/>
          <w:szCs w:val="24"/>
        </w:rPr>
      </w:pPr>
      <w:r w:rsidRPr="005C68AE">
        <w:rPr>
          <w:rFonts w:ascii="Times New Roman" w:hAnsi="Times New Roman" w:cs="Times New Roman"/>
          <w:sz w:val="24"/>
          <w:szCs w:val="24"/>
        </w:rPr>
        <w:t>Fit Criterion:</w:t>
      </w:r>
      <w:r>
        <w:rPr>
          <w:rFonts w:ascii="Times New Roman" w:hAnsi="Times New Roman" w:cs="Times New Roman"/>
          <w:b w:val="0"/>
          <w:bCs/>
          <w:sz w:val="24"/>
          <w:szCs w:val="24"/>
        </w:rPr>
        <w:t xml:space="preserve"> Run user submitted bug reports, prioritize fixing the most game breaking bugs that appear during the applications lifecycle.</w:t>
      </w:r>
    </w:p>
    <w:p w14:paraId="2B990EFA" w14:textId="73864EEA" w:rsidR="00365006" w:rsidRPr="00537C83" w:rsidRDefault="00365006" w:rsidP="00365006">
      <w:pPr>
        <w:pStyle w:val="Heading3"/>
        <w:ind w:left="1105" w:firstLine="365"/>
        <w:rPr>
          <w:rFonts w:ascii="Times New Roman" w:hAnsi="Times New Roman" w:cs="Times New Roman"/>
          <w:b w:val="0"/>
          <w:bCs/>
          <w:sz w:val="24"/>
          <w:szCs w:val="24"/>
        </w:rPr>
      </w:pPr>
      <w:r w:rsidRPr="005C68AE">
        <w:rPr>
          <w:rFonts w:ascii="Times New Roman" w:hAnsi="Times New Roman" w:cs="Times New Roman"/>
          <w:sz w:val="24"/>
          <w:szCs w:val="24"/>
        </w:rPr>
        <w:t>Acceptance Tests:</w:t>
      </w:r>
      <w:r>
        <w:t xml:space="preserve"> </w:t>
      </w:r>
      <w:r w:rsidR="00537C83">
        <w:rPr>
          <w:rFonts w:ascii="Times New Roman" w:hAnsi="Times New Roman" w:cs="Times New Roman"/>
          <w:b w:val="0"/>
          <w:bCs/>
          <w:sz w:val="24"/>
          <w:szCs w:val="24"/>
        </w:rPr>
        <w:t>18, 68</w:t>
      </w:r>
    </w:p>
    <w:p w14:paraId="567966A5" w14:textId="77777777" w:rsidR="00365006" w:rsidRDefault="00365006" w:rsidP="00365006">
      <w:pPr>
        <w:pStyle w:val="Heading4"/>
        <w:ind w:left="715"/>
      </w:pPr>
    </w:p>
    <w:p w14:paraId="2F7836D5" w14:textId="77777777" w:rsidR="00365006" w:rsidRDefault="00365006" w:rsidP="00365006">
      <w:pPr>
        <w:pStyle w:val="Heading4"/>
        <w:ind w:left="715"/>
      </w:pPr>
    </w:p>
    <w:p w14:paraId="31081707" w14:textId="0A63BDE2" w:rsidR="00365006" w:rsidRDefault="00365006" w:rsidP="00365006">
      <w:pPr>
        <w:pStyle w:val="Heading4"/>
        <w:ind w:left="715"/>
      </w:pPr>
      <w:r>
        <w:t>14b Supportability Requirements</w:t>
      </w:r>
    </w:p>
    <w:p w14:paraId="5658C277" w14:textId="319A9025" w:rsidR="00365006" w:rsidRPr="001B787D" w:rsidRDefault="00365006" w:rsidP="00365006">
      <w:pPr>
        <w:pStyle w:val="Heading3"/>
        <w:ind w:left="1105"/>
        <w:rPr>
          <w:rFonts w:ascii="Times New Roman" w:hAnsi="Times New Roman" w:cs="Times New Roman"/>
          <w:b w:val="0"/>
          <w:bCs/>
          <w:sz w:val="24"/>
          <w:szCs w:val="24"/>
        </w:rPr>
      </w:pPr>
      <w:r w:rsidRPr="005C68AE">
        <w:rPr>
          <w:rFonts w:ascii="Times New Roman" w:hAnsi="Times New Roman" w:cs="Times New Roman"/>
          <w:sz w:val="24"/>
          <w:szCs w:val="24"/>
          <w:u w:val="single"/>
        </w:rPr>
        <w:t>ID#:</w:t>
      </w:r>
      <w:r w:rsidRPr="005C68AE">
        <w:rPr>
          <w:rFonts w:ascii="Times New Roman" w:hAnsi="Times New Roman" w:cs="Times New Roman"/>
          <w:sz w:val="24"/>
          <w:szCs w:val="24"/>
        </w:rPr>
        <w:t xml:space="preserve"> </w:t>
      </w:r>
      <w:r>
        <w:rPr>
          <w:rFonts w:ascii="Times New Roman" w:hAnsi="Times New Roman" w:cs="Times New Roman"/>
          <w:b w:val="0"/>
          <w:bCs/>
          <w:sz w:val="24"/>
          <w:szCs w:val="24"/>
        </w:rPr>
        <w:t>SUP1</w:t>
      </w:r>
      <w:r w:rsidRPr="005C68AE">
        <w:rPr>
          <w:rFonts w:ascii="Times New Roman" w:hAnsi="Times New Roman" w:cs="Times New Roman"/>
          <w:b w:val="0"/>
          <w:bCs/>
          <w:sz w:val="24"/>
          <w:szCs w:val="24"/>
        </w:rPr>
        <w:t xml:space="preserve"> </w:t>
      </w:r>
      <w:r w:rsidRPr="005C68AE">
        <w:rPr>
          <w:rFonts w:ascii="Times New Roman" w:hAnsi="Times New Roman" w:cs="Times New Roman"/>
          <w:sz w:val="24"/>
          <w:szCs w:val="24"/>
        </w:rPr>
        <w:t xml:space="preserve">– </w:t>
      </w:r>
      <w:r w:rsidRPr="005C68AE">
        <w:rPr>
          <w:rFonts w:ascii="Times New Roman" w:hAnsi="Times New Roman" w:cs="Times New Roman"/>
          <w:sz w:val="24"/>
          <w:szCs w:val="24"/>
          <w:u w:val="single"/>
        </w:rPr>
        <w:t>Name:</w:t>
      </w:r>
      <w:r>
        <w:rPr>
          <w:rFonts w:ascii="Times New Roman" w:hAnsi="Times New Roman" w:cs="Times New Roman"/>
          <w:b w:val="0"/>
          <w:bCs/>
          <w:sz w:val="24"/>
          <w:szCs w:val="24"/>
        </w:rPr>
        <w:t xml:space="preserve"> Bug Reporting</w:t>
      </w:r>
    </w:p>
    <w:p w14:paraId="2629221A" w14:textId="4707CA31" w:rsidR="00365006" w:rsidRPr="00D77C98" w:rsidRDefault="00365006" w:rsidP="00365006">
      <w:pPr>
        <w:pStyle w:val="Heading3"/>
        <w:ind w:left="1470" w:firstLine="0"/>
        <w:rPr>
          <w:rFonts w:ascii="Times New Roman" w:hAnsi="Times New Roman" w:cs="Times New Roman"/>
          <w:b w:val="0"/>
          <w:bCs/>
          <w:sz w:val="24"/>
          <w:szCs w:val="24"/>
        </w:rPr>
      </w:pPr>
      <w:r w:rsidRPr="005C68AE">
        <w:rPr>
          <w:rFonts w:ascii="Times New Roman" w:hAnsi="Times New Roman" w:cs="Times New Roman"/>
          <w:sz w:val="24"/>
          <w:szCs w:val="24"/>
        </w:rPr>
        <w:t>Description:</w:t>
      </w:r>
      <w:r>
        <w:rPr>
          <w:rFonts w:ascii="Times New Roman" w:hAnsi="Times New Roman" w:cs="Times New Roman"/>
          <w:b w:val="0"/>
          <w:bCs/>
          <w:sz w:val="24"/>
          <w:szCs w:val="24"/>
        </w:rPr>
        <w:t xml:space="preserve"> Enable user</w:t>
      </w:r>
      <w:r w:rsidR="002B6529">
        <w:rPr>
          <w:rFonts w:ascii="Times New Roman" w:hAnsi="Times New Roman" w:cs="Times New Roman"/>
          <w:b w:val="0"/>
          <w:bCs/>
          <w:sz w:val="24"/>
          <w:szCs w:val="24"/>
        </w:rPr>
        <w:t>-</w:t>
      </w:r>
      <w:r>
        <w:rPr>
          <w:rFonts w:ascii="Times New Roman" w:hAnsi="Times New Roman" w:cs="Times New Roman"/>
          <w:b w:val="0"/>
          <w:bCs/>
          <w:sz w:val="24"/>
          <w:szCs w:val="24"/>
        </w:rPr>
        <w:t>based bug reporting</w:t>
      </w:r>
    </w:p>
    <w:p w14:paraId="130E153E" w14:textId="38400087" w:rsidR="00365006" w:rsidRPr="00D77C98" w:rsidRDefault="00365006" w:rsidP="00365006">
      <w:pPr>
        <w:pStyle w:val="Heading3"/>
        <w:ind w:left="1470" w:firstLine="0"/>
        <w:rPr>
          <w:rFonts w:ascii="Times New Roman" w:hAnsi="Times New Roman" w:cs="Times New Roman"/>
          <w:b w:val="0"/>
          <w:bCs/>
          <w:sz w:val="24"/>
          <w:szCs w:val="24"/>
        </w:rPr>
      </w:pPr>
      <w:r w:rsidRPr="005C68AE">
        <w:rPr>
          <w:rFonts w:ascii="Times New Roman" w:hAnsi="Times New Roman" w:cs="Times New Roman"/>
          <w:sz w:val="24"/>
          <w:szCs w:val="24"/>
        </w:rPr>
        <w:t xml:space="preserve">Rationale: </w:t>
      </w:r>
      <w:r>
        <w:rPr>
          <w:rFonts w:ascii="Times New Roman" w:hAnsi="Times New Roman" w:cs="Times New Roman"/>
          <w:b w:val="0"/>
          <w:bCs/>
          <w:sz w:val="24"/>
          <w:szCs w:val="24"/>
        </w:rPr>
        <w:t xml:space="preserve">Not everything can be found through Q&amp;A. Allowing users to report </w:t>
      </w:r>
      <w:r w:rsidR="002B6529">
        <w:rPr>
          <w:rFonts w:ascii="Times New Roman" w:hAnsi="Times New Roman" w:cs="Times New Roman"/>
          <w:b w:val="0"/>
          <w:bCs/>
          <w:sz w:val="24"/>
          <w:szCs w:val="24"/>
        </w:rPr>
        <w:t>specific bugs and the steps they took to reproduce them, allows developers to recreate bugs based on a much higher population of testers</w:t>
      </w:r>
    </w:p>
    <w:p w14:paraId="1E519E2D" w14:textId="20CBFBFB" w:rsidR="00365006" w:rsidRPr="006F1D5D" w:rsidRDefault="00365006" w:rsidP="00365006">
      <w:pPr>
        <w:pStyle w:val="Heading3"/>
        <w:ind w:left="1440" w:firstLine="30"/>
        <w:rPr>
          <w:rFonts w:ascii="Times New Roman" w:hAnsi="Times New Roman" w:cs="Times New Roman"/>
          <w:b w:val="0"/>
          <w:bCs/>
          <w:sz w:val="24"/>
          <w:szCs w:val="24"/>
        </w:rPr>
      </w:pPr>
      <w:r w:rsidRPr="005C68AE">
        <w:rPr>
          <w:rFonts w:ascii="Times New Roman" w:hAnsi="Times New Roman" w:cs="Times New Roman"/>
          <w:sz w:val="24"/>
          <w:szCs w:val="24"/>
        </w:rPr>
        <w:t>Fit Criterion:</w:t>
      </w:r>
      <w:r>
        <w:rPr>
          <w:rFonts w:ascii="Times New Roman" w:hAnsi="Times New Roman" w:cs="Times New Roman"/>
          <w:b w:val="0"/>
          <w:bCs/>
          <w:sz w:val="24"/>
          <w:szCs w:val="24"/>
        </w:rPr>
        <w:t xml:space="preserve"> </w:t>
      </w:r>
      <w:r w:rsidR="002B6529">
        <w:rPr>
          <w:rFonts w:ascii="Times New Roman" w:hAnsi="Times New Roman" w:cs="Times New Roman"/>
          <w:b w:val="0"/>
          <w:bCs/>
          <w:sz w:val="24"/>
          <w:szCs w:val="24"/>
        </w:rPr>
        <w:t>Enable a button that submits user-based bug reports into a queue that the development team has access to.</w:t>
      </w:r>
    </w:p>
    <w:p w14:paraId="3C2DF618" w14:textId="51E37DCC" w:rsidR="00365006" w:rsidRPr="0062166F" w:rsidRDefault="00365006" w:rsidP="00365006">
      <w:pPr>
        <w:pStyle w:val="Heading3"/>
        <w:ind w:left="1105" w:firstLine="365"/>
        <w:rPr>
          <w:rFonts w:ascii="Times New Roman" w:hAnsi="Times New Roman" w:cs="Times New Roman"/>
          <w:b w:val="0"/>
          <w:bCs/>
          <w:sz w:val="24"/>
          <w:szCs w:val="24"/>
        </w:rPr>
      </w:pPr>
      <w:r w:rsidRPr="005C68AE">
        <w:rPr>
          <w:rFonts w:ascii="Times New Roman" w:hAnsi="Times New Roman" w:cs="Times New Roman"/>
          <w:sz w:val="24"/>
          <w:szCs w:val="24"/>
        </w:rPr>
        <w:t>Acceptance Tests:</w:t>
      </w:r>
      <w:r>
        <w:t xml:space="preserve"> </w:t>
      </w:r>
      <w:r w:rsidR="0062166F" w:rsidRPr="0062166F">
        <w:rPr>
          <w:rFonts w:ascii="Times New Roman" w:hAnsi="Times New Roman" w:cs="Times New Roman"/>
          <w:b w:val="0"/>
          <w:bCs/>
          <w:sz w:val="24"/>
          <w:szCs w:val="24"/>
        </w:rPr>
        <w:t>19</w:t>
      </w:r>
    </w:p>
    <w:p w14:paraId="1328B808" w14:textId="6B051AF0" w:rsidR="002B6529" w:rsidRDefault="002B6529" w:rsidP="002B6529">
      <w:pPr>
        <w:pStyle w:val="Heading4"/>
        <w:ind w:left="715"/>
      </w:pPr>
      <w:bookmarkStart w:id="6" w:name="_Hlk149098747"/>
      <w:r>
        <w:t>14c Adaptability Requirements</w:t>
      </w:r>
    </w:p>
    <w:bookmarkEnd w:id="6"/>
    <w:p w14:paraId="01910B50" w14:textId="5A010AEF" w:rsidR="002B6529" w:rsidRPr="001B787D" w:rsidRDefault="002B6529" w:rsidP="002B6529">
      <w:pPr>
        <w:pStyle w:val="Heading3"/>
        <w:ind w:left="1105"/>
        <w:rPr>
          <w:rFonts w:ascii="Times New Roman" w:hAnsi="Times New Roman" w:cs="Times New Roman"/>
          <w:b w:val="0"/>
          <w:bCs/>
          <w:sz w:val="24"/>
          <w:szCs w:val="24"/>
        </w:rPr>
      </w:pPr>
      <w:r w:rsidRPr="005C68AE">
        <w:rPr>
          <w:rFonts w:ascii="Times New Roman" w:hAnsi="Times New Roman" w:cs="Times New Roman"/>
          <w:sz w:val="24"/>
          <w:szCs w:val="24"/>
          <w:u w:val="single"/>
        </w:rPr>
        <w:t>ID#:</w:t>
      </w:r>
      <w:r w:rsidRPr="005C68AE">
        <w:rPr>
          <w:rFonts w:ascii="Times New Roman" w:hAnsi="Times New Roman" w:cs="Times New Roman"/>
          <w:sz w:val="24"/>
          <w:szCs w:val="24"/>
        </w:rPr>
        <w:t xml:space="preserve"> </w:t>
      </w:r>
      <w:r>
        <w:rPr>
          <w:rFonts w:ascii="Times New Roman" w:hAnsi="Times New Roman" w:cs="Times New Roman"/>
          <w:b w:val="0"/>
          <w:bCs/>
          <w:sz w:val="24"/>
          <w:szCs w:val="24"/>
        </w:rPr>
        <w:t>Mob1</w:t>
      </w:r>
      <w:r w:rsidRPr="005C68AE">
        <w:rPr>
          <w:rFonts w:ascii="Times New Roman" w:hAnsi="Times New Roman" w:cs="Times New Roman"/>
          <w:b w:val="0"/>
          <w:bCs/>
          <w:sz w:val="24"/>
          <w:szCs w:val="24"/>
        </w:rPr>
        <w:t xml:space="preserve"> </w:t>
      </w:r>
      <w:r w:rsidRPr="005C68AE">
        <w:rPr>
          <w:rFonts w:ascii="Times New Roman" w:hAnsi="Times New Roman" w:cs="Times New Roman"/>
          <w:sz w:val="24"/>
          <w:szCs w:val="24"/>
        </w:rPr>
        <w:t xml:space="preserve">– </w:t>
      </w:r>
      <w:r w:rsidRPr="005C68AE">
        <w:rPr>
          <w:rFonts w:ascii="Times New Roman" w:hAnsi="Times New Roman" w:cs="Times New Roman"/>
          <w:sz w:val="24"/>
          <w:szCs w:val="24"/>
          <w:u w:val="single"/>
        </w:rPr>
        <w:t>Name:</w:t>
      </w:r>
      <w:r>
        <w:rPr>
          <w:rFonts w:ascii="Times New Roman" w:hAnsi="Times New Roman" w:cs="Times New Roman"/>
          <w:b w:val="0"/>
          <w:bCs/>
          <w:sz w:val="24"/>
          <w:szCs w:val="24"/>
        </w:rPr>
        <w:t xml:space="preserve"> Mobile Device Porting</w:t>
      </w:r>
    </w:p>
    <w:p w14:paraId="346BA3ED" w14:textId="649BD458" w:rsidR="002B6529" w:rsidRPr="00D77C98" w:rsidRDefault="002B6529" w:rsidP="002B6529">
      <w:pPr>
        <w:pStyle w:val="Heading3"/>
        <w:ind w:left="1470" w:firstLine="0"/>
        <w:rPr>
          <w:rFonts w:ascii="Times New Roman" w:hAnsi="Times New Roman" w:cs="Times New Roman"/>
          <w:b w:val="0"/>
          <w:bCs/>
          <w:sz w:val="24"/>
          <w:szCs w:val="24"/>
        </w:rPr>
      </w:pPr>
      <w:r w:rsidRPr="005C68AE">
        <w:rPr>
          <w:rFonts w:ascii="Times New Roman" w:hAnsi="Times New Roman" w:cs="Times New Roman"/>
          <w:sz w:val="24"/>
          <w:szCs w:val="24"/>
        </w:rPr>
        <w:t>Description:</w:t>
      </w:r>
      <w:r>
        <w:rPr>
          <w:rFonts w:ascii="Times New Roman" w:hAnsi="Times New Roman" w:cs="Times New Roman"/>
          <w:b w:val="0"/>
          <w:bCs/>
          <w:sz w:val="24"/>
          <w:szCs w:val="24"/>
        </w:rPr>
        <w:t xml:space="preserve"> The game will be made to work on mobile devices, including Android/Apple products.</w:t>
      </w:r>
    </w:p>
    <w:p w14:paraId="207C86DB" w14:textId="7BDC3197" w:rsidR="002B6529" w:rsidRPr="00D77C98" w:rsidRDefault="002B6529" w:rsidP="002B6529">
      <w:pPr>
        <w:pStyle w:val="Heading3"/>
        <w:ind w:left="1470" w:firstLine="0"/>
        <w:rPr>
          <w:rFonts w:ascii="Times New Roman" w:hAnsi="Times New Roman" w:cs="Times New Roman"/>
          <w:b w:val="0"/>
          <w:bCs/>
          <w:sz w:val="24"/>
          <w:szCs w:val="24"/>
        </w:rPr>
      </w:pPr>
      <w:r w:rsidRPr="005C68AE">
        <w:rPr>
          <w:rFonts w:ascii="Times New Roman" w:hAnsi="Times New Roman" w:cs="Times New Roman"/>
          <w:sz w:val="24"/>
          <w:szCs w:val="24"/>
        </w:rPr>
        <w:t xml:space="preserve">Rationale: </w:t>
      </w:r>
      <w:r>
        <w:rPr>
          <w:rFonts w:ascii="Times New Roman" w:hAnsi="Times New Roman" w:cs="Times New Roman"/>
          <w:b w:val="0"/>
          <w:bCs/>
          <w:sz w:val="24"/>
          <w:szCs w:val="24"/>
        </w:rPr>
        <w:t>This is expected to be a game that users can easily walk around the conservatory and play. Mobile devices allow this and allowing both main platforms, Android/Apple, to house the application will allow a majority of users to play it.</w:t>
      </w:r>
    </w:p>
    <w:p w14:paraId="644E30AC" w14:textId="7AD5FE4B" w:rsidR="002B6529" w:rsidRPr="006F1D5D" w:rsidRDefault="002B6529" w:rsidP="002B6529">
      <w:pPr>
        <w:pStyle w:val="Heading3"/>
        <w:ind w:left="1440" w:firstLine="30"/>
        <w:rPr>
          <w:rFonts w:ascii="Times New Roman" w:hAnsi="Times New Roman" w:cs="Times New Roman"/>
          <w:b w:val="0"/>
          <w:bCs/>
          <w:sz w:val="24"/>
          <w:szCs w:val="24"/>
        </w:rPr>
      </w:pPr>
      <w:r w:rsidRPr="005C68AE">
        <w:rPr>
          <w:rFonts w:ascii="Times New Roman" w:hAnsi="Times New Roman" w:cs="Times New Roman"/>
          <w:sz w:val="24"/>
          <w:szCs w:val="24"/>
        </w:rPr>
        <w:lastRenderedPageBreak/>
        <w:t>Fit Criterion:</w:t>
      </w:r>
      <w:r>
        <w:rPr>
          <w:rFonts w:ascii="Times New Roman" w:hAnsi="Times New Roman" w:cs="Times New Roman"/>
          <w:b w:val="0"/>
          <w:bCs/>
          <w:sz w:val="24"/>
          <w:szCs w:val="24"/>
        </w:rPr>
        <w:t xml:space="preserve"> This game is being made with the intention of being played on phones, build a working phone model first, then branch out to mobile devices like tablets.</w:t>
      </w:r>
    </w:p>
    <w:p w14:paraId="26AE2604" w14:textId="1373F4C2" w:rsidR="002B6529" w:rsidRPr="0062166F" w:rsidRDefault="002B6529" w:rsidP="002B6529">
      <w:pPr>
        <w:pStyle w:val="Heading3"/>
        <w:ind w:left="1105" w:firstLine="365"/>
        <w:rPr>
          <w:rFonts w:ascii="Times New Roman" w:hAnsi="Times New Roman" w:cs="Times New Roman"/>
          <w:b w:val="0"/>
          <w:bCs/>
          <w:sz w:val="24"/>
          <w:szCs w:val="24"/>
        </w:rPr>
      </w:pPr>
      <w:r w:rsidRPr="005C68AE">
        <w:rPr>
          <w:rFonts w:ascii="Times New Roman" w:hAnsi="Times New Roman" w:cs="Times New Roman"/>
          <w:sz w:val="24"/>
          <w:szCs w:val="24"/>
        </w:rPr>
        <w:t>Acceptance Tests:</w:t>
      </w:r>
      <w:r>
        <w:t xml:space="preserve"> </w:t>
      </w:r>
      <w:r w:rsidR="0062166F">
        <w:rPr>
          <w:rFonts w:ascii="Times New Roman" w:hAnsi="Times New Roman" w:cs="Times New Roman"/>
          <w:b w:val="0"/>
          <w:bCs/>
          <w:sz w:val="24"/>
          <w:szCs w:val="24"/>
        </w:rPr>
        <w:t>20</w:t>
      </w:r>
    </w:p>
    <w:p w14:paraId="23B74C81" w14:textId="36C914B1" w:rsidR="002B6529" w:rsidRDefault="002B6529" w:rsidP="002B6529">
      <w:pPr>
        <w:pStyle w:val="Heading4"/>
        <w:ind w:left="715"/>
      </w:pPr>
      <w:bookmarkStart w:id="7" w:name="_Hlk149099075"/>
      <w:r>
        <w:t>14d Scalability or Extensibility Requirements</w:t>
      </w:r>
      <w:bookmarkEnd w:id="7"/>
    </w:p>
    <w:p w14:paraId="7A0BB5E3" w14:textId="7099C4BB" w:rsidR="002B6529" w:rsidRPr="001B787D" w:rsidRDefault="002B6529" w:rsidP="002B6529">
      <w:pPr>
        <w:pStyle w:val="Heading3"/>
        <w:ind w:left="1105"/>
        <w:rPr>
          <w:rFonts w:ascii="Times New Roman" w:hAnsi="Times New Roman" w:cs="Times New Roman"/>
          <w:b w:val="0"/>
          <w:bCs/>
          <w:sz w:val="24"/>
          <w:szCs w:val="24"/>
        </w:rPr>
      </w:pPr>
      <w:r w:rsidRPr="005C68AE">
        <w:rPr>
          <w:rFonts w:ascii="Times New Roman" w:hAnsi="Times New Roman" w:cs="Times New Roman"/>
          <w:sz w:val="24"/>
          <w:szCs w:val="24"/>
          <w:u w:val="single"/>
        </w:rPr>
        <w:t>ID#:</w:t>
      </w:r>
      <w:r w:rsidRPr="005C68AE">
        <w:rPr>
          <w:rFonts w:ascii="Times New Roman" w:hAnsi="Times New Roman" w:cs="Times New Roman"/>
          <w:sz w:val="24"/>
          <w:szCs w:val="24"/>
        </w:rPr>
        <w:t xml:space="preserve"> </w:t>
      </w:r>
      <w:r>
        <w:rPr>
          <w:rFonts w:ascii="Times New Roman" w:hAnsi="Times New Roman" w:cs="Times New Roman"/>
          <w:b w:val="0"/>
          <w:bCs/>
          <w:sz w:val="24"/>
          <w:szCs w:val="24"/>
        </w:rPr>
        <w:t>Pop1</w:t>
      </w:r>
      <w:r w:rsidRPr="005C68AE">
        <w:rPr>
          <w:rFonts w:ascii="Times New Roman" w:hAnsi="Times New Roman" w:cs="Times New Roman"/>
          <w:b w:val="0"/>
          <w:bCs/>
          <w:sz w:val="24"/>
          <w:szCs w:val="24"/>
        </w:rPr>
        <w:t xml:space="preserve"> </w:t>
      </w:r>
      <w:r w:rsidRPr="005C68AE">
        <w:rPr>
          <w:rFonts w:ascii="Times New Roman" w:hAnsi="Times New Roman" w:cs="Times New Roman"/>
          <w:sz w:val="24"/>
          <w:szCs w:val="24"/>
        </w:rPr>
        <w:t xml:space="preserve">– </w:t>
      </w:r>
      <w:r w:rsidRPr="005C68AE">
        <w:rPr>
          <w:rFonts w:ascii="Times New Roman" w:hAnsi="Times New Roman" w:cs="Times New Roman"/>
          <w:sz w:val="24"/>
          <w:szCs w:val="24"/>
          <w:u w:val="single"/>
        </w:rPr>
        <w:t>Name:</w:t>
      </w:r>
      <w:r>
        <w:rPr>
          <w:rFonts w:ascii="Times New Roman" w:hAnsi="Times New Roman" w:cs="Times New Roman"/>
          <w:b w:val="0"/>
          <w:bCs/>
          <w:sz w:val="24"/>
          <w:szCs w:val="24"/>
        </w:rPr>
        <w:t xml:space="preserve"> External User Retention </w:t>
      </w:r>
    </w:p>
    <w:p w14:paraId="2E4DAED1" w14:textId="2A224D0C" w:rsidR="002B6529" w:rsidRPr="00D77C98" w:rsidRDefault="002B6529" w:rsidP="002B6529">
      <w:pPr>
        <w:pStyle w:val="Heading3"/>
        <w:ind w:left="1470" w:firstLine="0"/>
        <w:rPr>
          <w:rFonts w:ascii="Times New Roman" w:hAnsi="Times New Roman" w:cs="Times New Roman"/>
          <w:b w:val="0"/>
          <w:bCs/>
          <w:sz w:val="24"/>
          <w:szCs w:val="24"/>
        </w:rPr>
      </w:pPr>
      <w:r w:rsidRPr="005C68AE">
        <w:rPr>
          <w:rFonts w:ascii="Times New Roman" w:hAnsi="Times New Roman" w:cs="Times New Roman"/>
          <w:sz w:val="24"/>
          <w:szCs w:val="24"/>
        </w:rPr>
        <w:t>Description:</w:t>
      </w:r>
      <w:r>
        <w:rPr>
          <w:rFonts w:ascii="Times New Roman" w:hAnsi="Times New Roman" w:cs="Times New Roman"/>
          <w:b w:val="0"/>
          <w:bCs/>
          <w:sz w:val="24"/>
          <w:szCs w:val="24"/>
        </w:rPr>
        <w:t xml:space="preserve"> Allow for a broad range of population to access the application, even outside the expected Garfield Park Conservatory population.</w:t>
      </w:r>
    </w:p>
    <w:p w14:paraId="75384A62" w14:textId="724366FE" w:rsidR="002B6529" w:rsidRPr="00D77C98" w:rsidRDefault="002B6529" w:rsidP="002B6529">
      <w:pPr>
        <w:pStyle w:val="Heading3"/>
        <w:ind w:left="1470" w:firstLine="0"/>
        <w:rPr>
          <w:rFonts w:ascii="Times New Roman" w:hAnsi="Times New Roman" w:cs="Times New Roman"/>
          <w:b w:val="0"/>
          <w:bCs/>
          <w:sz w:val="24"/>
          <w:szCs w:val="24"/>
        </w:rPr>
      </w:pPr>
      <w:r w:rsidRPr="005C68AE">
        <w:rPr>
          <w:rFonts w:ascii="Times New Roman" w:hAnsi="Times New Roman" w:cs="Times New Roman"/>
          <w:sz w:val="24"/>
          <w:szCs w:val="24"/>
        </w:rPr>
        <w:t xml:space="preserve">Rationale: </w:t>
      </w:r>
      <w:r>
        <w:rPr>
          <w:rFonts w:ascii="Times New Roman" w:hAnsi="Times New Roman" w:cs="Times New Roman"/>
          <w:b w:val="0"/>
          <w:bCs/>
          <w:sz w:val="24"/>
          <w:szCs w:val="24"/>
        </w:rPr>
        <w:t xml:space="preserve">With the potential for this game to expand outward and help other animal/plant conservation efforts, it is important that we build the game with that in mind, so we can scale the servers </w:t>
      </w:r>
      <w:r w:rsidR="003640AB">
        <w:rPr>
          <w:rFonts w:ascii="Times New Roman" w:hAnsi="Times New Roman" w:cs="Times New Roman"/>
          <w:b w:val="0"/>
          <w:bCs/>
          <w:sz w:val="24"/>
          <w:szCs w:val="24"/>
        </w:rPr>
        <w:t>and game to allow for a much higher population.</w:t>
      </w:r>
    </w:p>
    <w:p w14:paraId="0B8A963A" w14:textId="761AEC8E" w:rsidR="002B6529" w:rsidRPr="006F1D5D" w:rsidRDefault="002B6529" w:rsidP="002B6529">
      <w:pPr>
        <w:pStyle w:val="Heading3"/>
        <w:ind w:left="1440" w:firstLine="30"/>
        <w:rPr>
          <w:rFonts w:ascii="Times New Roman" w:hAnsi="Times New Roman" w:cs="Times New Roman"/>
          <w:b w:val="0"/>
          <w:bCs/>
          <w:sz w:val="24"/>
          <w:szCs w:val="24"/>
        </w:rPr>
      </w:pPr>
      <w:r w:rsidRPr="005C68AE">
        <w:rPr>
          <w:rFonts w:ascii="Times New Roman" w:hAnsi="Times New Roman" w:cs="Times New Roman"/>
          <w:sz w:val="24"/>
          <w:szCs w:val="24"/>
        </w:rPr>
        <w:t>Fit Criterion:</w:t>
      </w:r>
      <w:r>
        <w:rPr>
          <w:rFonts w:ascii="Times New Roman" w:hAnsi="Times New Roman" w:cs="Times New Roman"/>
          <w:b w:val="0"/>
          <w:bCs/>
          <w:sz w:val="24"/>
          <w:szCs w:val="24"/>
        </w:rPr>
        <w:t xml:space="preserve"> </w:t>
      </w:r>
      <w:r w:rsidR="003640AB">
        <w:rPr>
          <w:rFonts w:ascii="Times New Roman" w:hAnsi="Times New Roman" w:cs="Times New Roman"/>
          <w:b w:val="0"/>
          <w:bCs/>
          <w:sz w:val="24"/>
          <w:szCs w:val="24"/>
        </w:rPr>
        <w:t>When stress testing servers and application aspects, test and build with the idea that one day thousands of users could be playing this. Ensure smooth and bug free multithreading throughout the process of development.</w:t>
      </w:r>
    </w:p>
    <w:p w14:paraId="675A27BA" w14:textId="06D58085" w:rsidR="00142436" w:rsidRPr="0062166F" w:rsidRDefault="002B6529" w:rsidP="003640AB">
      <w:pPr>
        <w:pStyle w:val="Heading3"/>
        <w:ind w:left="1105" w:firstLine="365"/>
        <w:rPr>
          <w:rFonts w:ascii="Times New Roman" w:hAnsi="Times New Roman" w:cs="Times New Roman"/>
          <w:b w:val="0"/>
          <w:bCs/>
          <w:sz w:val="24"/>
          <w:szCs w:val="24"/>
        </w:rPr>
      </w:pPr>
      <w:r w:rsidRPr="005C68AE">
        <w:rPr>
          <w:rFonts w:ascii="Times New Roman" w:hAnsi="Times New Roman" w:cs="Times New Roman"/>
          <w:sz w:val="24"/>
          <w:szCs w:val="24"/>
        </w:rPr>
        <w:t>Acceptance Tests:</w:t>
      </w:r>
      <w:r w:rsidR="0062166F">
        <w:rPr>
          <w:rFonts w:ascii="Times New Roman" w:hAnsi="Times New Roman" w:cs="Times New Roman"/>
          <w:sz w:val="24"/>
          <w:szCs w:val="24"/>
        </w:rPr>
        <w:t xml:space="preserve"> </w:t>
      </w:r>
      <w:r w:rsidR="0062166F">
        <w:rPr>
          <w:rFonts w:ascii="Times New Roman" w:hAnsi="Times New Roman" w:cs="Times New Roman"/>
          <w:b w:val="0"/>
          <w:bCs/>
          <w:sz w:val="24"/>
          <w:szCs w:val="24"/>
        </w:rPr>
        <w:t>21</w:t>
      </w:r>
    </w:p>
    <w:p w14:paraId="702358F9" w14:textId="7BBF9E47" w:rsidR="003640AB" w:rsidRDefault="003640AB" w:rsidP="003640AB">
      <w:pPr>
        <w:pStyle w:val="Heading4"/>
        <w:ind w:left="715"/>
      </w:pPr>
      <w:r>
        <w:t>14e Longevity Requirements</w:t>
      </w:r>
    </w:p>
    <w:p w14:paraId="03A52D1A" w14:textId="4D6D65CD" w:rsidR="003640AB" w:rsidRPr="001B787D" w:rsidRDefault="003640AB" w:rsidP="003640AB">
      <w:pPr>
        <w:pStyle w:val="Heading3"/>
        <w:ind w:left="1105"/>
        <w:rPr>
          <w:rFonts w:ascii="Times New Roman" w:hAnsi="Times New Roman" w:cs="Times New Roman"/>
          <w:b w:val="0"/>
          <w:bCs/>
          <w:sz w:val="24"/>
          <w:szCs w:val="24"/>
        </w:rPr>
      </w:pPr>
      <w:r w:rsidRPr="005C68AE">
        <w:rPr>
          <w:rFonts w:ascii="Times New Roman" w:hAnsi="Times New Roman" w:cs="Times New Roman"/>
          <w:sz w:val="24"/>
          <w:szCs w:val="24"/>
          <w:u w:val="single"/>
        </w:rPr>
        <w:t>ID#:</w:t>
      </w:r>
      <w:r w:rsidRPr="005C68AE">
        <w:rPr>
          <w:rFonts w:ascii="Times New Roman" w:hAnsi="Times New Roman" w:cs="Times New Roman"/>
          <w:sz w:val="24"/>
          <w:szCs w:val="24"/>
        </w:rPr>
        <w:t xml:space="preserve"> </w:t>
      </w:r>
      <w:r>
        <w:rPr>
          <w:rFonts w:ascii="Times New Roman" w:hAnsi="Times New Roman" w:cs="Times New Roman"/>
          <w:b w:val="0"/>
          <w:bCs/>
          <w:sz w:val="24"/>
          <w:szCs w:val="24"/>
        </w:rPr>
        <w:t>L1</w:t>
      </w:r>
      <w:r w:rsidRPr="005C68AE">
        <w:rPr>
          <w:rFonts w:ascii="Times New Roman" w:hAnsi="Times New Roman" w:cs="Times New Roman"/>
          <w:b w:val="0"/>
          <w:bCs/>
          <w:sz w:val="24"/>
          <w:szCs w:val="24"/>
        </w:rPr>
        <w:t xml:space="preserve"> </w:t>
      </w:r>
      <w:r w:rsidRPr="005C68AE">
        <w:rPr>
          <w:rFonts w:ascii="Times New Roman" w:hAnsi="Times New Roman" w:cs="Times New Roman"/>
          <w:sz w:val="24"/>
          <w:szCs w:val="24"/>
        </w:rPr>
        <w:t xml:space="preserve">– </w:t>
      </w:r>
      <w:r w:rsidRPr="005C68AE">
        <w:rPr>
          <w:rFonts w:ascii="Times New Roman" w:hAnsi="Times New Roman" w:cs="Times New Roman"/>
          <w:sz w:val="24"/>
          <w:szCs w:val="24"/>
          <w:u w:val="single"/>
        </w:rPr>
        <w:t>Name:</w:t>
      </w:r>
      <w:r>
        <w:rPr>
          <w:rFonts w:ascii="Times New Roman" w:hAnsi="Times New Roman" w:cs="Times New Roman"/>
          <w:b w:val="0"/>
          <w:bCs/>
          <w:sz w:val="24"/>
          <w:szCs w:val="24"/>
        </w:rPr>
        <w:t xml:space="preserve"> Lifetime</w:t>
      </w:r>
    </w:p>
    <w:p w14:paraId="72BFE8B4" w14:textId="004C6F08" w:rsidR="003640AB" w:rsidRPr="00D77C98" w:rsidRDefault="003640AB" w:rsidP="003640AB">
      <w:pPr>
        <w:pStyle w:val="Heading3"/>
        <w:ind w:left="1470" w:firstLine="0"/>
        <w:rPr>
          <w:rFonts w:ascii="Times New Roman" w:hAnsi="Times New Roman" w:cs="Times New Roman"/>
          <w:b w:val="0"/>
          <w:bCs/>
          <w:sz w:val="24"/>
          <w:szCs w:val="24"/>
        </w:rPr>
      </w:pPr>
      <w:r w:rsidRPr="005C68AE">
        <w:rPr>
          <w:rFonts w:ascii="Times New Roman" w:hAnsi="Times New Roman" w:cs="Times New Roman"/>
          <w:sz w:val="24"/>
          <w:szCs w:val="24"/>
        </w:rPr>
        <w:t>Description:</w:t>
      </w:r>
      <w:r>
        <w:rPr>
          <w:rFonts w:ascii="Times New Roman" w:hAnsi="Times New Roman" w:cs="Times New Roman"/>
          <w:b w:val="0"/>
          <w:bCs/>
          <w:sz w:val="24"/>
          <w:szCs w:val="24"/>
        </w:rPr>
        <w:t xml:space="preserve"> This application is expected to last as long as the Garfield Park Conservatory exists.</w:t>
      </w:r>
    </w:p>
    <w:p w14:paraId="474F2C50" w14:textId="02D9CC2E" w:rsidR="003640AB" w:rsidRPr="00D77C98" w:rsidRDefault="003640AB" w:rsidP="003640AB">
      <w:pPr>
        <w:pStyle w:val="Heading3"/>
        <w:ind w:left="1470" w:firstLine="0"/>
        <w:rPr>
          <w:rFonts w:ascii="Times New Roman" w:hAnsi="Times New Roman" w:cs="Times New Roman"/>
          <w:b w:val="0"/>
          <w:bCs/>
          <w:sz w:val="24"/>
          <w:szCs w:val="24"/>
        </w:rPr>
      </w:pPr>
      <w:r w:rsidRPr="005C68AE">
        <w:rPr>
          <w:rFonts w:ascii="Times New Roman" w:hAnsi="Times New Roman" w:cs="Times New Roman"/>
          <w:sz w:val="24"/>
          <w:szCs w:val="24"/>
        </w:rPr>
        <w:t xml:space="preserve">Rationale: </w:t>
      </w:r>
      <w:r>
        <w:rPr>
          <w:rFonts w:ascii="Times New Roman" w:hAnsi="Times New Roman" w:cs="Times New Roman"/>
          <w:b w:val="0"/>
          <w:bCs/>
          <w:sz w:val="24"/>
          <w:szCs w:val="24"/>
        </w:rPr>
        <w:t>This is meant to be a specific tool to help the Garfield Park Conservatory, so this won’t be something that dies off after 5 months as some sort of special promotion. This is being built with the intention to last.</w:t>
      </w:r>
    </w:p>
    <w:p w14:paraId="4363DAB2" w14:textId="4717A9B4" w:rsidR="003640AB" w:rsidRPr="006F1D5D" w:rsidRDefault="003640AB" w:rsidP="003640AB">
      <w:pPr>
        <w:pStyle w:val="Heading3"/>
        <w:ind w:left="1440" w:firstLine="30"/>
        <w:rPr>
          <w:rFonts w:ascii="Times New Roman" w:hAnsi="Times New Roman" w:cs="Times New Roman"/>
          <w:b w:val="0"/>
          <w:bCs/>
          <w:sz w:val="24"/>
          <w:szCs w:val="24"/>
        </w:rPr>
      </w:pPr>
      <w:r w:rsidRPr="005C68AE">
        <w:rPr>
          <w:rFonts w:ascii="Times New Roman" w:hAnsi="Times New Roman" w:cs="Times New Roman"/>
          <w:sz w:val="24"/>
          <w:szCs w:val="24"/>
        </w:rPr>
        <w:t>Fit Criterion:</w:t>
      </w:r>
      <w:r>
        <w:rPr>
          <w:rFonts w:ascii="Times New Roman" w:hAnsi="Times New Roman" w:cs="Times New Roman"/>
          <w:b w:val="0"/>
          <w:bCs/>
          <w:sz w:val="24"/>
          <w:szCs w:val="24"/>
        </w:rPr>
        <w:t xml:space="preserve"> Develop a fundamentally sound product, with the intention to last decades, and feasibility to scale to newer software. This means regularly updating and maintaining the code base.</w:t>
      </w:r>
    </w:p>
    <w:p w14:paraId="68C9AC23" w14:textId="5BB814E1" w:rsidR="003640AB" w:rsidRPr="0062166F" w:rsidRDefault="003640AB" w:rsidP="003640AB">
      <w:pPr>
        <w:pStyle w:val="Heading3"/>
        <w:ind w:left="1105" w:firstLine="365"/>
        <w:rPr>
          <w:rFonts w:ascii="Times New Roman" w:hAnsi="Times New Roman" w:cs="Times New Roman"/>
          <w:b w:val="0"/>
          <w:bCs/>
          <w:sz w:val="24"/>
          <w:szCs w:val="24"/>
        </w:rPr>
      </w:pPr>
      <w:r w:rsidRPr="005C68AE">
        <w:rPr>
          <w:rFonts w:ascii="Times New Roman" w:hAnsi="Times New Roman" w:cs="Times New Roman"/>
          <w:sz w:val="24"/>
          <w:szCs w:val="24"/>
        </w:rPr>
        <w:t>Acceptance Tests:</w:t>
      </w:r>
      <w:r w:rsidR="0062166F">
        <w:rPr>
          <w:rFonts w:ascii="Times New Roman" w:hAnsi="Times New Roman" w:cs="Times New Roman"/>
          <w:sz w:val="24"/>
          <w:szCs w:val="24"/>
        </w:rPr>
        <w:t xml:space="preserve"> </w:t>
      </w:r>
      <w:r w:rsidR="0062166F">
        <w:rPr>
          <w:rFonts w:ascii="Times New Roman" w:hAnsi="Times New Roman" w:cs="Times New Roman"/>
          <w:b w:val="0"/>
          <w:bCs/>
          <w:sz w:val="24"/>
          <w:szCs w:val="24"/>
        </w:rPr>
        <w:t>22</w:t>
      </w:r>
    </w:p>
    <w:p w14:paraId="72D83C41" w14:textId="77777777" w:rsidR="00AD7627" w:rsidRDefault="00AD7627" w:rsidP="00AD7627">
      <w:pPr>
        <w:pStyle w:val="Heading3"/>
        <w:ind w:left="355"/>
      </w:pPr>
      <w:r>
        <w:t>15</w:t>
      </w:r>
      <w:r>
        <w:rPr>
          <w:rFonts w:ascii="Arial" w:eastAsia="Arial" w:hAnsi="Arial" w:cs="Arial"/>
        </w:rPr>
        <w:t xml:space="preserve"> </w:t>
      </w:r>
      <w:r>
        <w:t xml:space="preserve">Security Requirements </w:t>
      </w:r>
    </w:p>
    <w:p w14:paraId="6C8C6B8B" w14:textId="77777777" w:rsidR="00AD7627" w:rsidRDefault="00AD7627" w:rsidP="00AD7627">
      <w:pPr>
        <w:pStyle w:val="Heading4"/>
        <w:tabs>
          <w:tab w:val="center" w:pos="928"/>
          <w:tab w:val="center" w:pos="2617"/>
        </w:tabs>
        <w:ind w:left="0" w:firstLine="0"/>
      </w:pPr>
      <w:r>
        <w:rPr>
          <w:rFonts w:ascii="Calibri" w:eastAsia="Calibri" w:hAnsi="Calibri" w:cs="Calibri"/>
          <w:b w:val="0"/>
          <w:sz w:val="22"/>
        </w:rPr>
        <w:tab/>
      </w:r>
      <w:r>
        <w:t>15a</w:t>
      </w:r>
      <w:r>
        <w:rPr>
          <w:rFonts w:ascii="Arial" w:eastAsia="Arial" w:hAnsi="Arial" w:cs="Arial"/>
        </w:rPr>
        <w:t xml:space="preserve"> </w:t>
      </w:r>
      <w:r>
        <w:rPr>
          <w:rFonts w:ascii="Arial" w:eastAsia="Arial" w:hAnsi="Arial" w:cs="Arial"/>
        </w:rPr>
        <w:tab/>
      </w:r>
      <w:r>
        <w:t xml:space="preserve">Access Requirements </w:t>
      </w:r>
    </w:p>
    <w:p w14:paraId="62069CEB" w14:textId="77777777" w:rsidR="00AD7627" w:rsidRDefault="00AD7627" w:rsidP="00AD7627">
      <w:pPr>
        <w:spacing w:after="212" w:line="259" w:lineRule="auto"/>
        <w:ind w:left="1076" w:right="0"/>
        <w:jc w:val="left"/>
      </w:pPr>
      <w:r>
        <w:rPr>
          <w:b/>
          <w:i w:val="0"/>
          <w:color w:val="000000"/>
          <w:u w:val="single" w:color="000000"/>
        </w:rPr>
        <w:t>ID# Sec-1 – Name: Code Security</w:t>
      </w:r>
      <w:r>
        <w:rPr>
          <w:b/>
          <w:i w:val="0"/>
          <w:color w:val="000000"/>
        </w:rPr>
        <w:t xml:space="preserve"> </w:t>
      </w:r>
    </w:p>
    <w:p w14:paraId="32BED317" w14:textId="77777777" w:rsidR="00AD7627" w:rsidRDefault="00AD7627" w:rsidP="00AD7627">
      <w:pPr>
        <w:spacing w:after="214" w:line="265" w:lineRule="auto"/>
        <w:ind w:left="1436" w:right="0"/>
      </w:pPr>
      <w:r>
        <w:rPr>
          <w:b/>
          <w:i w:val="0"/>
          <w:color w:val="000000"/>
        </w:rPr>
        <w:lastRenderedPageBreak/>
        <w:t>Description:</w:t>
      </w:r>
      <w:r>
        <w:rPr>
          <w:i w:val="0"/>
          <w:color w:val="000000"/>
        </w:rPr>
        <w:t xml:space="preserve"> Users and conservatory staff should not be able to alter the game code in any way.  </w:t>
      </w:r>
    </w:p>
    <w:p w14:paraId="5DB4EC86" w14:textId="77777777" w:rsidR="00AD7627" w:rsidRDefault="00AD7627" w:rsidP="00AD7627">
      <w:pPr>
        <w:spacing w:after="214" w:line="265" w:lineRule="auto"/>
        <w:ind w:left="1436" w:right="0"/>
      </w:pPr>
      <w:r>
        <w:rPr>
          <w:b/>
          <w:i w:val="0"/>
          <w:color w:val="000000"/>
        </w:rPr>
        <w:t xml:space="preserve">Rationale: </w:t>
      </w:r>
      <w:r>
        <w:rPr>
          <w:i w:val="0"/>
          <w:color w:val="000000"/>
        </w:rPr>
        <w:t xml:space="preserve">Users should only be allowed to play the game, not change aspects of it through changing code. Staff should not need access to the game code. </w:t>
      </w:r>
    </w:p>
    <w:p w14:paraId="00E2C25A" w14:textId="77777777" w:rsidR="00AD7627" w:rsidRDefault="00AD7627" w:rsidP="00AD7627">
      <w:pPr>
        <w:spacing w:after="214" w:line="265" w:lineRule="auto"/>
        <w:ind w:left="1436" w:right="0"/>
      </w:pPr>
      <w:r>
        <w:rPr>
          <w:b/>
          <w:i w:val="0"/>
          <w:color w:val="000000"/>
        </w:rPr>
        <w:t>Fit Criterion:</w:t>
      </w:r>
      <w:r>
        <w:rPr>
          <w:i w:val="0"/>
          <w:color w:val="000000"/>
        </w:rPr>
        <w:t xml:space="preserve">  Code should only be altered by the game developers. </w:t>
      </w:r>
    </w:p>
    <w:p w14:paraId="164698DE" w14:textId="7149C0F0" w:rsidR="00AD7627" w:rsidRPr="00D56F04" w:rsidRDefault="00AD7627" w:rsidP="00AD7627">
      <w:pPr>
        <w:spacing w:after="214" w:line="265" w:lineRule="auto"/>
        <w:ind w:left="1436" w:right="0"/>
        <w:rPr>
          <w:i w:val="0"/>
          <w:color w:val="000000"/>
        </w:rPr>
      </w:pPr>
      <w:r>
        <w:rPr>
          <w:b/>
          <w:i w:val="0"/>
          <w:color w:val="000000"/>
        </w:rPr>
        <w:t xml:space="preserve">Acceptance Tests:  </w:t>
      </w:r>
      <w:r w:rsidR="0062166F">
        <w:rPr>
          <w:i w:val="0"/>
          <w:color w:val="000000"/>
        </w:rPr>
        <w:t>23</w:t>
      </w:r>
    </w:p>
    <w:p w14:paraId="2D632988" w14:textId="77777777" w:rsidR="00AD7627" w:rsidRDefault="00AD7627" w:rsidP="00AD7627">
      <w:pPr>
        <w:spacing w:after="212" w:line="259" w:lineRule="auto"/>
        <w:ind w:left="1076" w:right="0"/>
        <w:jc w:val="left"/>
      </w:pPr>
      <w:r>
        <w:rPr>
          <w:b/>
          <w:i w:val="0"/>
          <w:color w:val="000000"/>
          <w:u w:val="single" w:color="000000"/>
        </w:rPr>
        <w:t>ID# Sec-2 – Name: Location Data</w:t>
      </w:r>
      <w:r>
        <w:rPr>
          <w:b/>
          <w:i w:val="0"/>
          <w:color w:val="000000"/>
        </w:rPr>
        <w:t xml:space="preserve"> </w:t>
      </w:r>
    </w:p>
    <w:p w14:paraId="503D242E" w14:textId="77777777" w:rsidR="00AD7627" w:rsidRDefault="00AD7627" w:rsidP="00AD7627">
      <w:pPr>
        <w:spacing w:after="214" w:line="265" w:lineRule="auto"/>
        <w:ind w:left="1436" w:right="0"/>
      </w:pPr>
      <w:r>
        <w:rPr>
          <w:b/>
          <w:i w:val="0"/>
          <w:color w:val="000000"/>
        </w:rPr>
        <w:t>Description:</w:t>
      </w:r>
      <w:r>
        <w:rPr>
          <w:i w:val="0"/>
          <w:color w:val="000000"/>
        </w:rPr>
        <w:t xml:space="preserve"> Users are generally only able to access their own location data, unless they are in a party, where they can view their party members’ locations. Staff will have access to users’ location data so long as they are in the park.</w:t>
      </w:r>
    </w:p>
    <w:p w14:paraId="54A1CBC5" w14:textId="77777777" w:rsidR="00AD7627" w:rsidRDefault="00AD7627" w:rsidP="00AD7627">
      <w:pPr>
        <w:spacing w:after="214" w:line="265" w:lineRule="auto"/>
        <w:ind w:left="1436" w:right="0"/>
      </w:pPr>
      <w:r>
        <w:rPr>
          <w:b/>
          <w:i w:val="0"/>
          <w:color w:val="000000"/>
        </w:rPr>
        <w:t xml:space="preserve">Rationale: </w:t>
      </w:r>
      <w:r>
        <w:rPr>
          <w:i w:val="0"/>
          <w:color w:val="000000"/>
        </w:rPr>
        <w:t>Users can only view their party’s locations, but under no circumstances need to be able to view the location of non-party users. Staff will have access to locations of users to maintain general safety.</w:t>
      </w:r>
    </w:p>
    <w:p w14:paraId="5E1318A2" w14:textId="77777777" w:rsidR="00AD7627" w:rsidRDefault="00AD7627" w:rsidP="00AD7627">
      <w:pPr>
        <w:spacing w:after="214" w:line="265" w:lineRule="auto"/>
        <w:ind w:left="1436" w:right="0"/>
      </w:pPr>
      <w:r>
        <w:rPr>
          <w:b/>
          <w:i w:val="0"/>
          <w:color w:val="000000"/>
        </w:rPr>
        <w:t>Fit Criterion:</w:t>
      </w:r>
      <w:r>
        <w:rPr>
          <w:i w:val="0"/>
          <w:color w:val="000000"/>
        </w:rPr>
        <w:t xml:space="preserve">  Users can view their own location data, and only staff can view all user’s location data,</w:t>
      </w:r>
    </w:p>
    <w:p w14:paraId="1DA4F76A" w14:textId="7D2AA00C" w:rsidR="00AD7627" w:rsidRPr="00D56F04" w:rsidRDefault="00AD7627" w:rsidP="00AD7627">
      <w:pPr>
        <w:spacing w:after="214" w:line="265" w:lineRule="auto"/>
        <w:ind w:left="1436" w:right="0"/>
        <w:rPr>
          <w:i w:val="0"/>
          <w:color w:val="000000"/>
        </w:rPr>
      </w:pPr>
      <w:r>
        <w:rPr>
          <w:b/>
          <w:i w:val="0"/>
          <w:color w:val="000000"/>
        </w:rPr>
        <w:t xml:space="preserve">Acceptance Tests:  </w:t>
      </w:r>
      <w:r w:rsidR="0062166F">
        <w:rPr>
          <w:i w:val="0"/>
          <w:color w:val="000000"/>
        </w:rPr>
        <w:t>24</w:t>
      </w:r>
    </w:p>
    <w:p w14:paraId="5CB45AF3" w14:textId="77777777" w:rsidR="00AD7627" w:rsidRDefault="00AD7627" w:rsidP="00AD7627">
      <w:pPr>
        <w:spacing w:after="212" w:line="259" w:lineRule="auto"/>
        <w:ind w:left="1076" w:right="0"/>
        <w:jc w:val="left"/>
      </w:pPr>
      <w:r>
        <w:rPr>
          <w:b/>
          <w:i w:val="0"/>
          <w:color w:val="000000"/>
          <w:u w:val="single" w:color="000000"/>
        </w:rPr>
        <w:t>ID# Sec-3 – Name: Personal Data</w:t>
      </w:r>
      <w:r>
        <w:rPr>
          <w:b/>
          <w:i w:val="0"/>
          <w:color w:val="000000"/>
        </w:rPr>
        <w:t xml:space="preserve"> </w:t>
      </w:r>
    </w:p>
    <w:p w14:paraId="0E11F406" w14:textId="77777777" w:rsidR="00AD7627" w:rsidRDefault="00AD7627" w:rsidP="00AD7627">
      <w:pPr>
        <w:spacing w:after="214" w:line="265" w:lineRule="auto"/>
        <w:ind w:left="1436" w:right="0"/>
      </w:pPr>
      <w:r>
        <w:rPr>
          <w:b/>
          <w:i w:val="0"/>
          <w:color w:val="000000"/>
        </w:rPr>
        <w:t>Description:</w:t>
      </w:r>
      <w:r>
        <w:rPr>
          <w:i w:val="0"/>
          <w:color w:val="000000"/>
        </w:rPr>
        <w:t xml:space="preserve"> Users can only view and edit their own personal data, such as name, email, and date of birth. Staff can only view the names and email addresses of users.</w:t>
      </w:r>
    </w:p>
    <w:p w14:paraId="61CB3231" w14:textId="77777777" w:rsidR="00AD7627" w:rsidRDefault="00AD7627" w:rsidP="00AD7627">
      <w:pPr>
        <w:spacing w:after="214" w:line="265" w:lineRule="auto"/>
        <w:ind w:left="1436" w:right="0"/>
      </w:pPr>
      <w:r>
        <w:rPr>
          <w:b/>
          <w:i w:val="0"/>
          <w:color w:val="000000"/>
        </w:rPr>
        <w:t xml:space="preserve">Rationale: </w:t>
      </w:r>
      <w:r>
        <w:rPr>
          <w:i w:val="0"/>
          <w:color w:val="000000"/>
        </w:rPr>
        <w:t>Users have no need to see the personal information of other users. Staff may view email addresses and names for communication purposes.</w:t>
      </w:r>
    </w:p>
    <w:p w14:paraId="4B515B7D" w14:textId="77777777" w:rsidR="00AD7627" w:rsidRDefault="00AD7627" w:rsidP="00AD7627">
      <w:pPr>
        <w:spacing w:after="214" w:line="265" w:lineRule="auto"/>
        <w:ind w:left="1436" w:right="0"/>
      </w:pPr>
      <w:r>
        <w:rPr>
          <w:b/>
          <w:i w:val="0"/>
          <w:color w:val="000000"/>
        </w:rPr>
        <w:t>Fit Criterion:</w:t>
      </w:r>
      <w:r>
        <w:rPr>
          <w:i w:val="0"/>
          <w:color w:val="000000"/>
        </w:rPr>
        <w:t xml:space="preserve">  Users can view and edit their own personal data, and staff can only view names and email addresses of users.</w:t>
      </w:r>
    </w:p>
    <w:p w14:paraId="0B2FB483" w14:textId="54722DAC" w:rsidR="00AD7627" w:rsidRPr="00D56F04" w:rsidRDefault="00AD7627" w:rsidP="00AD7627">
      <w:pPr>
        <w:spacing w:after="214" w:line="265" w:lineRule="auto"/>
        <w:ind w:left="1436" w:right="0"/>
        <w:rPr>
          <w:i w:val="0"/>
          <w:color w:val="000000"/>
        </w:rPr>
      </w:pPr>
      <w:r>
        <w:rPr>
          <w:b/>
          <w:i w:val="0"/>
          <w:color w:val="000000"/>
        </w:rPr>
        <w:t xml:space="preserve">Acceptance Tests:  </w:t>
      </w:r>
      <w:r w:rsidR="0062166F">
        <w:rPr>
          <w:i w:val="0"/>
          <w:color w:val="000000"/>
        </w:rPr>
        <w:t>25, 26</w:t>
      </w:r>
    </w:p>
    <w:p w14:paraId="402CC0DC" w14:textId="77777777" w:rsidR="00AD7627" w:rsidRDefault="00AD7627" w:rsidP="00AD7627">
      <w:pPr>
        <w:pStyle w:val="Heading4"/>
        <w:tabs>
          <w:tab w:val="center" w:pos="935"/>
          <w:tab w:val="center" w:pos="2737"/>
        </w:tabs>
        <w:ind w:left="0" w:firstLine="0"/>
        <w:rPr>
          <w:rFonts w:ascii="Calibri" w:eastAsia="Calibri" w:hAnsi="Calibri" w:cs="Calibri"/>
          <w:b w:val="0"/>
          <w:sz w:val="22"/>
        </w:rPr>
      </w:pPr>
    </w:p>
    <w:p w14:paraId="0FEF8567" w14:textId="77777777" w:rsidR="00AD7627" w:rsidRDefault="00AD7627" w:rsidP="00AD7627">
      <w:pPr>
        <w:pStyle w:val="Heading4"/>
        <w:tabs>
          <w:tab w:val="center" w:pos="935"/>
          <w:tab w:val="center" w:pos="2737"/>
        </w:tabs>
        <w:ind w:left="0" w:firstLine="0"/>
      </w:pPr>
      <w:r>
        <w:rPr>
          <w:rFonts w:ascii="Calibri" w:eastAsia="Calibri" w:hAnsi="Calibri" w:cs="Calibri"/>
          <w:b w:val="0"/>
          <w:sz w:val="22"/>
        </w:rPr>
        <w:tab/>
      </w:r>
      <w:r>
        <w:t>15b</w:t>
      </w:r>
      <w:r>
        <w:rPr>
          <w:rFonts w:ascii="Arial" w:eastAsia="Arial" w:hAnsi="Arial" w:cs="Arial"/>
        </w:rPr>
        <w:t xml:space="preserve"> </w:t>
      </w:r>
      <w:r>
        <w:rPr>
          <w:rFonts w:ascii="Arial" w:eastAsia="Arial" w:hAnsi="Arial" w:cs="Arial"/>
        </w:rPr>
        <w:tab/>
      </w:r>
      <w:r>
        <w:t xml:space="preserve">Integrity Requirements </w:t>
      </w:r>
    </w:p>
    <w:p w14:paraId="72DD6CD9" w14:textId="77777777" w:rsidR="00AD7627" w:rsidRDefault="00AD7627" w:rsidP="00AD7627">
      <w:pPr>
        <w:spacing w:after="212" w:line="259" w:lineRule="auto"/>
        <w:ind w:left="1076" w:right="0"/>
        <w:jc w:val="left"/>
      </w:pPr>
      <w:r>
        <w:rPr>
          <w:b/>
          <w:i w:val="0"/>
          <w:color w:val="000000"/>
          <w:u w:val="single" w:color="000000"/>
        </w:rPr>
        <w:t>ID# Sec-4 – Name: Database Integrity Protection</w:t>
      </w:r>
      <w:r>
        <w:rPr>
          <w:b/>
          <w:i w:val="0"/>
          <w:color w:val="000000"/>
        </w:rPr>
        <w:t xml:space="preserve"> </w:t>
      </w:r>
    </w:p>
    <w:p w14:paraId="33A5B605" w14:textId="77777777" w:rsidR="00AD7627" w:rsidRDefault="00AD7627" w:rsidP="00AD7627">
      <w:pPr>
        <w:spacing w:after="214" w:line="265" w:lineRule="auto"/>
        <w:ind w:left="1436" w:right="0"/>
      </w:pPr>
      <w:r>
        <w:rPr>
          <w:b/>
          <w:i w:val="0"/>
          <w:color w:val="000000"/>
        </w:rPr>
        <w:lastRenderedPageBreak/>
        <w:t>Description:</w:t>
      </w:r>
      <w:r>
        <w:rPr>
          <w:i w:val="0"/>
          <w:color w:val="000000"/>
        </w:rPr>
        <w:t xml:space="preserve"> Plant data will only ever come from the database, to which only staff and developers have full access to. Users can only view data from their collections, no other permissions.</w:t>
      </w:r>
    </w:p>
    <w:p w14:paraId="7744BAF3" w14:textId="77777777" w:rsidR="00AD7627" w:rsidRDefault="00AD7627" w:rsidP="00AD7627">
      <w:pPr>
        <w:spacing w:after="214" w:line="265" w:lineRule="auto"/>
        <w:ind w:left="1436" w:right="0"/>
      </w:pPr>
      <w:r>
        <w:rPr>
          <w:b/>
          <w:i w:val="0"/>
          <w:color w:val="000000"/>
        </w:rPr>
        <w:t xml:space="preserve">Rationale: </w:t>
      </w:r>
      <w:r>
        <w:rPr>
          <w:i w:val="0"/>
          <w:color w:val="000000"/>
        </w:rPr>
        <w:t>Plant data needs to remain accurate and credible. Therefore, users can only view data. Staff and developers can make changes to the database as needed.</w:t>
      </w:r>
    </w:p>
    <w:p w14:paraId="22C4F404" w14:textId="77777777" w:rsidR="00AD7627" w:rsidRDefault="00AD7627" w:rsidP="00AD7627">
      <w:pPr>
        <w:spacing w:after="214" w:line="265" w:lineRule="auto"/>
        <w:ind w:left="1436" w:right="0"/>
      </w:pPr>
      <w:r>
        <w:rPr>
          <w:b/>
          <w:i w:val="0"/>
          <w:color w:val="000000"/>
        </w:rPr>
        <w:t>Fit Criterion:</w:t>
      </w:r>
      <w:r>
        <w:rPr>
          <w:i w:val="0"/>
          <w:color w:val="000000"/>
        </w:rPr>
        <w:t xml:space="preserve">  Only staff and developers are granted full access to the database.</w:t>
      </w:r>
    </w:p>
    <w:p w14:paraId="78D1FB1E" w14:textId="2701CCB3" w:rsidR="00AD7627" w:rsidRDefault="00AD7627" w:rsidP="00AD7627">
      <w:pPr>
        <w:spacing w:after="214" w:line="265" w:lineRule="auto"/>
        <w:ind w:left="1436" w:right="0"/>
        <w:rPr>
          <w:i w:val="0"/>
          <w:color w:val="000000"/>
        </w:rPr>
      </w:pPr>
      <w:r>
        <w:rPr>
          <w:b/>
          <w:i w:val="0"/>
          <w:color w:val="000000"/>
        </w:rPr>
        <w:t xml:space="preserve">Acceptance Tests:  </w:t>
      </w:r>
      <w:r w:rsidR="0062166F">
        <w:rPr>
          <w:i w:val="0"/>
          <w:color w:val="000000"/>
        </w:rPr>
        <w:t>27, 28</w:t>
      </w:r>
    </w:p>
    <w:p w14:paraId="2A9B9A8C" w14:textId="77777777" w:rsidR="00AD7627" w:rsidRDefault="00AD7627" w:rsidP="00AD7627">
      <w:pPr>
        <w:spacing w:after="212" w:line="259" w:lineRule="auto"/>
        <w:ind w:left="1076" w:right="0"/>
        <w:jc w:val="left"/>
      </w:pPr>
      <w:r>
        <w:rPr>
          <w:b/>
          <w:i w:val="0"/>
          <w:color w:val="000000"/>
          <w:u w:val="single" w:color="000000"/>
        </w:rPr>
        <w:t>ID# Sec-5 – Name: Data Loss Prevention</w:t>
      </w:r>
      <w:r>
        <w:rPr>
          <w:b/>
          <w:i w:val="0"/>
          <w:color w:val="000000"/>
        </w:rPr>
        <w:t xml:space="preserve"> </w:t>
      </w:r>
    </w:p>
    <w:p w14:paraId="2E84AF06" w14:textId="77777777" w:rsidR="00AD7627" w:rsidRDefault="00AD7627" w:rsidP="00AD7627">
      <w:pPr>
        <w:spacing w:after="214" w:line="265" w:lineRule="auto"/>
        <w:ind w:left="1436" w:right="0"/>
      </w:pPr>
      <w:r>
        <w:rPr>
          <w:b/>
          <w:i w:val="0"/>
          <w:color w:val="000000"/>
        </w:rPr>
        <w:t>Description:</w:t>
      </w:r>
      <w:r>
        <w:rPr>
          <w:i w:val="0"/>
          <w:color w:val="000000"/>
        </w:rPr>
        <w:t xml:space="preserve"> Account data and the database itself will be backed up on a separate private server in the event that current systems are unusable or corrupted. Only developers will have access to the backup.</w:t>
      </w:r>
    </w:p>
    <w:p w14:paraId="333B3B91" w14:textId="77777777" w:rsidR="00AD7627" w:rsidRDefault="00AD7627" w:rsidP="00AD7627">
      <w:pPr>
        <w:spacing w:after="214" w:line="265" w:lineRule="auto"/>
        <w:ind w:left="1436" w:right="0"/>
      </w:pPr>
      <w:r>
        <w:rPr>
          <w:b/>
          <w:i w:val="0"/>
          <w:color w:val="000000"/>
        </w:rPr>
        <w:t xml:space="preserve">Rationale: </w:t>
      </w:r>
      <w:r>
        <w:rPr>
          <w:i w:val="0"/>
          <w:color w:val="000000"/>
        </w:rPr>
        <w:t>In the event that an update corrupts the servers, or incomplete changes are pushed, or servers are physically damaged, the backup will allow for quick and easy game restoration, with minimal loss.</w:t>
      </w:r>
    </w:p>
    <w:p w14:paraId="026900F9" w14:textId="77777777" w:rsidR="00AD7627" w:rsidRDefault="00AD7627" w:rsidP="00AD7627">
      <w:pPr>
        <w:spacing w:after="214" w:line="265" w:lineRule="auto"/>
        <w:ind w:left="1436" w:right="0"/>
      </w:pPr>
      <w:r>
        <w:rPr>
          <w:b/>
          <w:i w:val="0"/>
          <w:color w:val="000000"/>
        </w:rPr>
        <w:t>Fit Criterion:</w:t>
      </w:r>
      <w:r>
        <w:rPr>
          <w:i w:val="0"/>
          <w:color w:val="000000"/>
        </w:rPr>
        <w:t xml:space="preserve">  Only developers have access to the backup.</w:t>
      </w:r>
    </w:p>
    <w:p w14:paraId="1156F506" w14:textId="467D710C" w:rsidR="00AD7627" w:rsidRPr="0062166F" w:rsidRDefault="00AD7627" w:rsidP="00AD7627">
      <w:pPr>
        <w:spacing w:after="214" w:line="265" w:lineRule="auto"/>
        <w:ind w:left="1436" w:right="0"/>
        <w:rPr>
          <w:bCs/>
        </w:rPr>
      </w:pPr>
      <w:r>
        <w:rPr>
          <w:b/>
          <w:i w:val="0"/>
          <w:color w:val="000000"/>
        </w:rPr>
        <w:t xml:space="preserve">Acceptance Tests: </w:t>
      </w:r>
      <w:r w:rsidR="0062166F">
        <w:rPr>
          <w:bCs/>
          <w:i w:val="0"/>
          <w:color w:val="000000"/>
        </w:rPr>
        <w:t>29, 30</w:t>
      </w:r>
    </w:p>
    <w:p w14:paraId="5002B33C" w14:textId="77777777" w:rsidR="00AD7627" w:rsidRDefault="00AD7627" w:rsidP="00AD7627">
      <w:pPr>
        <w:spacing w:after="214" w:line="265" w:lineRule="auto"/>
        <w:ind w:right="0"/>
      </w:pPr>
    </w:p>
    <w:p w14:paraId="12A2DD4A" w14:textId="77777777" w:rsidR="00AD7627" w:rsidRDefault="00AD7627" w:rsidP="00AD7627">
      <w:pPr>
        <w:pStyle w:val="Heading4"/>
        <w:tabs>
          <w:tab w:val="center" w:pos="920"/>
          <w:tab w:val="center" w:pos="2667"/>
        </w:tabs>
        <w:ind w:left="0" w:firstLine="0"/>
      </w:pPr>
      <w:r>
        <w:rPr>
          <w:rFonts w:ascii="Calibri" w:eastAsia="Calibri" w:hAnsi="Calibri" w:cs="Calibri"/>
          <w:b w:val="0"/>
          <w:sz w:val="22"/>
        </w:rPr>
        <w:tab/>
      </w:r>
      <w:r>
        <w:t>15c</w:t>
      </w:r>
      <w:r>
        <w:rPr>
          <w:rFonts w:ascii="Arial" w:eastAsia="Arial" w:hAnsi="Arial" w:cs="Arial"/>
        </w:rPr>
        <w:t xml:space="preserve"> </w:t>
      </w:r>
      <w:r>
        <w:rPr>
          <w:rFonts w:ascii="Arial" w:eastAsia="Arial" w:hAnsi="Arial" w:cs="Arial"/>
        </w:rPr>
        <w:tab/>
      </w:r>
      <w:r>
        <w:t xml:space="preserve">Privacy Requirements </w:t>
      </w:r>
    </w:p>
    <w:p w14:paraId="0D102738" w14:textId="77777777" w:rsidR="00AD7627" w:rsidRDefault="00AD7627" w:rsidP="00AD7627">
      <w:pPr>
        <w:spacing w:after="212" w:line="259" w:lineRule="auto"/>
        <w:ind w:left="1076" w:right="0"/>
        <w:jc w:val="left"/>
      </w:pPr>
      <w:r>
        <w:rPr>
          <w:b/>
          <w:i w:val="0"/>
          <w:color w:val="000000"/>
          <w:u w:val="single" w:color="000000"/>
        </w:rPr>
        <w:t>ID# Sec-6 – Name: Data Collection Notification</w:t>
      </w:r>
      <w:r>
        <w:rPr>
          <w:b/>
          <w:i w:val="0"/>
          <w:color w:val="000000"/>
        </w:rPr>
        <w:t xml:space="preserve"> </w:t>
      </w:r>
    </w:p>
    <w:p w14:paraId="3FBD3FD3" w14:textId="77777777" w:rsidR="00AD7627" w:rsidRDefault="00AD7627" w:rsidP="00AD7627">
      <w:pPr>
        <w:spacing w:after="214" w:line="265" w:lineRule="auto"/>
        <w:ind w:left="1436" w:right="0"/>
      </w:pPr>
      <w:r>
        <w:rPr>
          <w:b/>
          <w:i w:val="0"/>
          <w:color w:val="000000"/>
        </w:rPr>
        <w:t>Description:</w:t>
      </w:r>
      <w:r>
        <w:rPr>
          <w:i w:val="0"/>
          <w:color w:val="000000"/>
        </w:rPr>
        <w:t xml:space="preserve"> Users will be notified of what data will be collected prior to account creation. Users will be made aware that sensitive data is not shared with anyone, and only names and email addresses will be shared with staff.  </w:t>
      </w:r>
    </w:p>
    <w:p w14:paraId="5A464922" w14:textId="77777777" w:rsidR="00AD7627" w:rsidRDefault="00AD7627" w:rsidP="00AD7627">
      <w:pPr>
        <w:spacing w:after="214" w:line="265" w:lineRule="auto"/>
        <w:ind w:left="1436" w:right="0"/>
      </w:pPr>
      <w:r>
        <w:rPr>
          <w:b/>
          <w:i w:val="0"/>
          <w:color w:val="000000"/>
        </w:rPr>
        <w:t xml:space="preserve">Rationale: </w:t>
      </w:r>
      <w:r>
        <w:rPr>
          <w:i w:val="0"/>
          <w:color w:val="000000"/>
        </w:rPr>
        <w:t>Users need to know what information will be collected and shared.</w:t>
      </w:r>
    </w:p>
    <w:p w14:paraId="55708221" w14:textId="77777777" w:rsidR="00AD7627" w:rsidRDefault="00AD7627" w:rsidP="00AD7627">
      <w:pPr>
        <w:spacing w:after="214" w:line="265" w:lineRule="auto"/>
        <w:ind w:left="1436" w:right="0"/>
      </w:pPr>
      <w:r>
        <w:rPr>
          <w:b/>
          <w:i w:val="0"/>
          <w:color w:val="000000"/>
        </w:rPr>
        <w:t>Fit Criterion:</w:t>
      </w:r>
      <w:r>
        <w:rPr>
          <w:i w:val="0"/>
          <w:color w:val="000000"/>
        </w:rPr>
        <w:t xml:space="preserve">  Sensitive personal data aside from location, will not be shared with anyone.</w:t>
      </w:r>
    </w:p>
    <w:p w14:paraId="583D1197" w14:textId="2F15245E" w:rsidR="00AD7627" w:rsidRDefault="00AD7627" w:rsidP="00AD7627">
      <w:pPr>
        <w:spacing w:after="214" w:line="265" w:lineRule="auto"/>
        <w:ind w:left="1436" w:right="0"/>
        <w:rPr>
          <w:i w:val="0"/>
          <w:color w:val="000000"/>
        </w:rPr>
      </w:pPr>
      <w:r>
        <w:rPr>
          <w:b/>
          <w:i w:val="0"/>
          <w:color w:val="000000"/>
        </w:rPr>
        <w:t xml:space="preserve">Acceptance Tests: </w:t>
      </w:r>
      <w:r w:rsidR="0062166F">
        <w:rPr>
          <w:i w:val="0"/>
          <w:color w:val="000000"/>
        </w:rPr>
        <w:t>31</w:t>
      </w:r>
    </w:p>
    <w:p w14:paraId="39D8B362" w14:textId="77777777" w:rsidR="00AD7627" w:rsidRDefault="00AD7627" w:rsidP="00AD7627">
      <w:pPr>
        <w:spacing w:after="212" w:line="259" w:lineRule="auto"/>
        <w:ind w:left="1076" w:right="0"/>
        <w:jc w:val="left"/>
      </w:pPr>
      <w:r>
        <w:rPr>
          <w:b/>
          <w:i w:val="0"/>
          <w:color w:val="000000"/>
          <w:u w:val="single" w:color="000000"/>
        </w:rPr>
        <w:t>ID# Sec-7 – Name: In-Game Purchases Privacy</w:t>
      </w:r>
      <w:r>
        <w:rPr>
          <w:b/>
          <w:i w:val="0"/>
          <w:color w:val="000000"/>
        </w:rPr>
        <w:t xml:space="preserve"> </w:t>
      </w:r>
    </w:p>
    <w:p w14:paraId="49669529" w14:textId="77777777" w:rsidR="00AD7627" w:rsidRDefault="00AD7627" w:rsidP="00AD7627">
      <w:pPr>
        <w:spacing w:after="214" w:line="265" w:lineRule="auto"/>
        <w:ind w:left="1436" w:right="0"/>
      </w:pPr>
      <w:r>
        <w:rPr>
          <w:b/>
          <w:i w:val="0"/>
          <w:color w:val="000000"/>
        </w:rPr>
        <w:lastRenderedPageBreak/>
        <w:t>Description:</w:t>
      </w:r>
      <w:r>
        <w:rPr>
          <w:i w:val="0"/>
          <w:color w:val="000000"/>
        </w:rPr>
        <w:t xml:space="preserve"> Payment details of users will not be made available to anyone. Payment will be handled through the Google Play Store, and the Apple App Store, thus no credit card information will be stored. Only personal transaction dates and amounts will be viewable to the user, staff, and developers.</w:t>
      </w:r>
    </w:p>
    <w:p w14:paraId="7F752892" w14:textId="77777777" w:rsidR="00AD7627" w:rsidRDefault="00AD7627" w:rsidP="00AD7627">
      <w:pPr>
        <w:spacing w:after="214" w:line="265" w:lineRule="auto"/>
        <w:ind w:left="1436" w:right="0"/>
      </w:pPr>
      <w:r>
        <w:rPr>
          <w:b/>
          <w:i w:val="0"/>
          <w:color w:val="000000"/>
        </w:rPr>
        <w:t xml:space="preserve">Rationale: </w:t>
      </w:r>
      <w:r>
        <w:rPr>
          <w:i w:val="0"/>
          <w:color w:val="000000"/>
        </w:rPr>
        <w:t>Maintain security of users’ financial data.</w:t>
      </w:r>
    </w:p>
    <w:p w14:paraId="4CA271B5" w14:textId="77777777" w:rsidR="00AD7627" w:rsidRDefault="00AD7627" w:rsidP="00AD7627">
      <w:pPr>
        <w:spacing w:after="214" w:line="265" w:lineRule="auto"/>
        <w:ind w:left="1436" w:right="0"/>
      </w:pPr>
      <w:r>
        <w:rPr>
          <w:b/>
          <w:i w:val="0"/>
          <w:color w:val="000000"/>
        </w:rPr>
        <w:t>Fit Criterion:</w:t>
      </w:r>
      <w:r>
        <w:rPr>
          <w:i w:val="0"/>
          <w:color w:val="000000"/>
        </w:rPr>
        <w:t xml:space="preserve"> Only Apple and Google will have access to the credit card information of users.</w:t>
      </w:r>
    </w:p>
    <w:p w14:paraId="0EF11296" w14:textId="6C1A12E8" w:rsidR="00AD7627" w:rsidRDefault="00AD7627" w:rsidP="00AD7627">
      <w:pPr>
        <w:spacing w:after="214" w:line="265" w:lineRule="auto"/>
        <w:ind w:left="1436" w:right="0"/>
      </w:pPr>
      <w:r>
        <w:rPr>
          <w:b/>
          <w:i w:val="0"/>
          <w:color w:val="000000"/>
        </w:rPr>
        <w:t xml:space="preserve">Acceptance Tests: </w:t>
      </w:r>
      <w:r w:rsidR="0062166F">
        <w:rPr>
          <w:i w:val="0"/>
          <w:color w:val="000000"/>
        </w:rPr>
        <w:t>32, 33, 34</w:t>
      </w:r>
    </w:p>
    <w:p w14:paraId="5162B233" w14:textId="77777777" w:rsidR="00AD7627" w:rsidRDefault="00AD7627" w:rsidP="00AD7627">
      <w:pPr>
        <w:spacing w:after="214" w:line="265" w:lineRule="auto"/>
        <w:ind w:right="0"/>
      </w:pPr>
    </w:p>
    <w:p w14:paraId="525B20B9" w14:textId="77777777" w:rsidR="00AD7627" w:rsidRDefault="00AD7627" w:rsidP="00AD7627">
      <w:pPr>
        <w:pStyle w:val="Heading4"/>
        <w:tabs>
          <w:tab w:val="center" w:pos="936"/>
          <w:tab w:val="center" w:pos="2555"/>
        </w:tabs>
        <w:ind w:left="0" w:firstLine="0"/>
      </w:pPr>
      <w:r>
        <w:rPr>
          <w:rFonts w:ascii="Calibri" w:eastAsia="Calibri" w:hAnsi="Calibri" w:cs="Calibri"/>
          <w:b w:val="0"/>
          <w:sz w:val="22"/>
        </w:rPr>
        <w:tab/>
      </w:r>
      <w:r>
        <w:t>15d</w:t>
      </w:r>
      <w:r>
        <w:rPr>
          <w:rFonts w:ascii="Arial" w:eastAsia="Arial" w:hAnsi="Arial" w:cs="Arial"/>
        </w:rPr>
        <w:t xml:space="preserve"> </w:t>
      </w:r>
      <w:r>
        <w:rPr>
          <w:rFonts w:ascii="Arial" w:eastAsia="Arial" w:hAnsi="Arial" w:cs="Arial"/>
        </w:rPr>
        <w:tab/>
      </w:r>
      <w:r>
        <w:t xml:space="preserve">Audit Requirements </w:t>
      </w:r>
    </w:p>
    <w:p w14:paraId="0D033D04" w14:textId="77777777" w:rsidR="00AD7627" w:rsidRDefault="00AD7627" w:rsidP="00AD7627">
      <w:pPr>
        <w:spacing w:after="154" w:line="309" w:lineRule="auto"/>
        <w:ind w:left="1076" w:right="5"/>
      </w:pPr>
      <w:r>
        <w:rPr>
          <w:b/>
          <w:i w:val="0"/>
          <w:color w:val="000000"/>
          <w:u w:val="single" w:color="000000"/>
        </w:rPr>
        <w:t>ID# Sec-8 – Name: Transaction History</w:t>
      </w:r>
      <w:r>
        <w:rPr>
          <w:b/>
          <w:i w:val="0"/>
          <w:color w:val="000000"/>
        </w:rPr>
        <w:t xml:space="preserve"> </w:t>
      </w:r>
    </w:p>
    <w:p w14:paraId="504873D5" w14:textId="77777777" w:rsidR="00AD7627" w:rsidRDefault="00AD7627" w:rsidP="00AD7627">
      <w:pPr>
        <w:spacing w:after="214" w:line="265" w:lineRule="auto"/>
        <w:ind w:left="1436" w:right="0"/>
      </w:pPr>
      <w:r>
        <w:rPr>
          <w:b/>
          <w:i w:val="0"/>
          <w:color w:val="000000"/>
        </w:rPr>
        <w:t>Description:</w:t>
      </w:r>
      <w:r>
        <w:rPr>
          <w:i w:val="0"/>
          <w:color w:val="000000"/>
        </w:rPr>
        <w:t xml:space="preserve"> Payment is handled externally, but logs of transaction dates and amounts will be kept for auditing purposes.</w:t>
      </w:r>
    </w:p>
    <w:p w14:paraId="069080C2" w14:textId="77777777" w:rsidR="00AD7627" w:rsidRDefault="00AD7627" w:rsidP="00AD7627">
      <w:pPr>
        <w:spacing w:after="214" w:line="265" w:lineRule="auto"/>
        <w:ind w:left="1436" w:right="0"/>
      </w:pPr>
      <w:r>
        <w:rPr>
          <w:b/>
          <w:i w:val="0"/>
          <w:color w:val="000000"/>
        </w:rPr>
        <w:t xml:space="preserve">Rationale: </w:t>
      </w:r>
      <w:r>
        <w:rPr>
          <w:i w:val="0"/>
          <w:color w:val="000000"/>
        </w:rPr>
        <w:t>Keep track of financial information.</w:t>
      </w:r>
    </w:p>
    <w:p w14:paraId="70A845CD" w14:textId="77777777" w:rsidR="00AD7627" w:rsidRDefault="00AD7627" w:rsidP="00AD7627">
      <w:pPr>
        <w:spacing w:after="214" w:line="265" w:lineRule="auto"/>
        <w:ind w:left="1436" w:right="0"/>
      </w:pPr>
      <w:r>
        <w:rPr>
          <w:b/>
          <w:i w:val="0"/>
          <w:color w:val="000000"/>
        </w:rPr>
        <w:t>Fit Criterion:</w:t>
      </w:r>
      <w:r>
        <w:rPr>
          <w:i w:val="0"/>
          <w:color w:val="000000"/>
        </w:rPr>
        <w:t xml:space="preserve">  Users will be able to view their own transaction history. Developers can view the transaction history of all users. </w:t>
      </w:r>
    </w:p>
    <w:p w14:paraId="028AB393" w14:textId="77361741" w:rsidR="00AD7627" w:rsidRDefault="00AD7627" w:rsidP="00AD7627">
      <w:pPr>
        <w:spacing w:after="214" w:line="265" w:lineRule="auto"/>
        <w:ind w:left="1436" w:right="0"/>
      </w:pPr>
      <w:r>
        <w:rPr>
          <w:b/>
          <w:i w:val="0"/>
          <w:color w:val="000000"/>
        </w:rPr>
        <w:t xml:space="preserve">Acceptance Tests:  </w:t>
      </w:r>
      <w:r w:rsidR="0062166F">
        <w:rPr>
          <w:i w:val="0"/>
          <w:color w:val="000000"/>
        </w:rPr>
        <w:t>34</w:t>
      </w:r>
    </w:p>
    <w:p w14:paraId="1E17C9AC" w14:textId="77777777" w:rsidR="00AD7627" w:rsidRDefault="00AD7627" w:rsidP="00AD7627">
      <w:pPr>
        <w:pStyle w:val="Heading4"/>
        <w:tabs>
          <w:tab w:val="center" w:pos="928"/>
          <w:tab w:val="center" w:pos="2795"/>
        </w:tabs>
        <w:spacing w:after="247"/>
        <w:ind w:left="0" w:firstLine="0"/>
      </w:pPr>
      <w:r>
        <w:rPr>
          <w:rFonts w:ascii="Calibri" w:eastAsia="Calibri" w:hAnsi="Calibri" w:cs="Calibri"/>
          <w:b w:val="0"/>
          <w:sz w:val="22"/>
        </w:rPr>
        <w:tab/>
      </w:r>
      <w:r>
        <w:t>15e</w:t>
      </w:r>
      <w:r>
        <w:rPr>
          <w:rFonts w:ascii="Arial" w:eastAsia="Arial" w:hAnsi="Arial" w:cs="Arial"/>
        </w:rPr>
        <w:t xml:space="preserve"> </w:t>
      </w:r>
      <w:r>
        <w:rPr>
          <w:rFonts w:ascii="Arial" w:eastAsia="Arial" w:hAnsi="Arial" w:cs="Arial"/>
        </w:rPr>
        <w:tab/>
      </w:r>
      <w:r>
        <w:t xml:space="preserve">Immunity Requirements </w:t>
      </w:r>
    </w:p>
    <w:p w14:paraId="11A098F7" w14:textId="77777777" w:rsidR="00AD7627" w:rsidRDefault="00AD7627" w:rsidP="00AD7627">
      <w:pPr>
        <w:spacing w:after="212" w:line="259" w:lineRule="auto"/>
        <w:ind w:left="1076" w:right="0"/>
        <w:jc w:val="left"/>
      </w:pPr>
      <w:r>
        <w:rPr>
          <w:b/>
          <w:i w:val="0"/>
          <w:color w:val="000000"/>
          <w:u w:val="single" w:color="000000"/>
        </w:rPr>
        <w:t>ID# Sec-9 – Name</w:t>
      </w:r>
      <w:r w:rsidRPr="00B939AA">
        <w:rPr>
          <w:b/>
          <w:i w:val="0"/>
          <w:color w:val="000000"/>
          <w:u w:val="single"/>
        </w:rPr>
        <w:t>: Manipulation Protection</w:t>
      </w:r>
    </w:p>
    <w:p w14:paraId="5918FF2A" w14:textId="77777777" w:rsidR="00AD7627" w:rsidRDefault="00AD7627" w:rsidP="00AD7627">
      <w:pPr>
        <w:spacing w:after="214" w:line="265" w:lineRule="auto"/>
        <w:ind w:left="1436" w:right="0"/>
      </w:pPr>
      <w:r>
        <w:rPr>
          <w:b/>
          <w:i w:val="0"/>
          <w:color w:val="000000"/>
        </w:rPr>
        <w:t>Description:</w:t>
      </w:r>
      <w:r>
        <w:rPr>
          <w:i w:val="0"/>
          <w:color w:val="000000"/>
        </w:rPr>
        <w:t xml:space="preserve"> Only authorized developers will be able to alter game code. In the event that the system gets infected, the system will be reverted to the backup server.  </w:t>
      </w:r>
    </w:p>
    <w:p w14:paraId="2F01DA61" w14:textId="77777777" w:rsidR="00AD7627" w:rsidRDefault="00AD7627" w:rsidP="00AD7627">
      <w:pPr>
        <w:spacing w:after="214" w:line="265" w:lineRule="auto"/>
        <w:ind w:left="1436" w:right="0"/>
      </w:pPr>
      <w:r>
        <w:rPr>
          <w:b/>
          <w:i w:val="0"/>
          <w:color w:val="000000"/>
        </w:rPr>
        <w:t xml:space="preserve">Rationale: </w:t>
      </w:r>
      <w:r>
        <w:rPr>
          <w:i w:val="0"/>
          <w:color w:val="000000"/>
        </w:rPr>
        <w:t>The program needs to be protected from potential threats.</w:t>
      </w:r>
    </w:p>
    <w:p w14:paraId="75239932" w14:textId="77777777" w:rsidR="00AD7627" w:rsidRDefault="00AD7627" w:rsidP="00AD7627">
      <w:pPr>
        <w:spacing w:after="214" w:line="265" w:lineRule="auto"/>
        <w:ind w:left="1436" w:right="0"/>
      </w:pPr>
      <w:r>
        <w:rPr>
          <w:b/>
          <w:i w:val="0"/>
          <w:color w:val="000000"/>
        </w:rPr>
        <w:t>Fit Criterion:</w:t>
      </w:r>
      <w:r>
        <w:rPr>
          <w:i w:val="0"/>
          <w:color w:val="000000"/>
        </w:rPr>
        <w:t xml:space="preserve">  Only authorized developers are able to alter game code. Devs can also enable the backup server in case of infection. </w:t>
      </w:r>
    </w:p>
    <w:p w14:paraId="71B90AD2" w14:textId="41D9181C" w:rsidR="00AD7627" w:rsidRDefault="00AD7627" w:rsidP="00AD7627">
      <w:pPr>
        <w:spacing w:after="235" w:line="265" w:lineRule="auto"/>
        <w:ind w:left="1436" w:right="0"/>
      </w:pPr>
      <w:r>
        <w:rPr>
          <w:b/>
          <w:i w:val="0"/>
          <w:color w:val="000000"/>
        </w:rPr>
        <w:t xml:space="preserve">Acceptance Tests:  </w:t>
      </w:r>
    </w:p>
    <w:p w14:paraId="62E11DA3" w14:textId="77777777" w:rsidR="00AD7627" w:rsidRDefault="00AD7627" w:rsidP="00AD7627">
      <w:pPr>
        <w:pStyle w:val="Heading3"/>
        <w:ind w:left="355"/>
      </w:pPr>
      <w:r>
        <w:lastRenderedPageBreak/>
        <w:t>16</w:t>
      </w:r>
      <w:r>
        <w:rPr>
          <w:rFonts w:ascii="Arial" w:eastAsia="Arial" w:hAnsi="Arial" w:cs="Arial"/>
        </w:rPr>
        <w:t xml:space="preserve"> </w:t>
      </w:r>
      <w:r>
        <w:t xml:space="preserve">Usability and Humanity Requirements </w:t>
      </w:r>
    </w:p>
    <w:p w14:paraId="713AE016" w14:textId="77777777" w:rsidR="00AD7627" w:rsidRDefault="00AD7627" w:rsidP="00AD7627">
      <w:pPr>
        <w:pStyle w:val="Heading4"/>
        <w:tabs>
          <w:tab w:val="center" w:pos="928"/>
          <w:tab w:val="center" w:pos="2865"/>
        </w:tabs>
        <w:ind w:left="0" w:firstLine="0"/>
      </w:pPr>
      <w:r>
        <w:rPr>
          <w:rFonts w:ascii="Calibri" w:eastAsia="Calibri" w:hAnsi="Calibri" w:cs="Calibri"/>
          <w:b w:val="0"/>
          <w:sz w:val="22"/>
        </w:rPr>
        <w:tab/>
      </w:r>
      <w:r>
        <w:t>16a</w:t>
      </w:r>
      <w:r>
        <w:rPr>
          <w:rFonts w:ascii="Arial" w:eastAsia="Arial" w:hAnsi="Arial" w:cs="Arial"/>
        </w:rPr>
        <w:t xml:space="preserve"> </w:t>
      </w:r>
      <w:r>
        <w:rPr>
          <w:rFonts w:ascii="Arial" w:eastAsia="Arial" w:hAnsi="Arial" w:cs="Arial"/>
        </w:rPr>
        <w:tab/>
      </w:r>
      <w:r>
        <w:t xml:space="preserve">Ease of Use Requirements  </w:t>
      </w:r>
    </w:p>
    <w:p w14:paraId="7AB39F14" w14:textId="77777777" w:rsidR="00AD7627" w:rsidRDefault="00AD7627" w:rsidP="00AD7627">
      <w:pPr>
        <w:spacing w:after="212" w:line="259" w:lineRule="auto"/>
        <w:ind w:left="1076" w:right="0"/>
        <w:jc w:val="left"/>
      </w:pPr>
      <w:r>
        <w:rPr>
          <w:b/>
          <w:i w:val="0"/>
          <w:color w:val="000000"/>
          <w:u w:val="single" w:color="000000"/>
        </w:rPr>
        <w:t>ID# Use -1- Name: Accessibility Options</w:t>
      </w:r>
      <w:r>
        <w:rPr>
          <w:b/>
          <w:i w:val="0"/>
          <w:color w:val="000000"/>
        </w:rPr>
        <w:t xml:space="preserve"> </w:t>
      </w:r>
    </w:p>
    <w:p w14:paraId="57EAC278" w14:textId="77777777" w:rsidR="00AD7627" w:rsidRDefault="00AD7627" w:rsidP="00AD7627">
      <w:pPr>
        <w:spacing w:after="214" w:line="265" w:lineRule="auto"/>
        <w:ind w:left="1436" w:right="0"/>
      </w:pPr>
      <w:r>
        <w:rPr>
          <w:b/>
          <w:i w:val="0"/>
          <w:color w:val="000000"/>
        </w:rPr>
        <w:t>Description:</w:t>
      </w:r>
      <w:r>
        <w:rPr>
          <w:i w:val="0"/>
          <w:color w:val="000000"/>
        </w:rPr>
        <w:t xml:space="preserve"> Developers must consider the needs of users with visual impairments, auditory impairments, motor impairments, and cognitive impairments. To do so, special accessibility options will be made available in the game settings.  </w:t>
      </w:r>
    </w:p>
    <w:p w14:paraId="64334757" w14:textId="77777777" w:rsidR="00AD7627" w:rsidRDefault="00AD7627" w:rsidP="00AD7627">
      <w:pPr>
        <w:spacing w:after="214" w:line="265" w:lineRule="auto"/>
        <w:ind w:left="1436" w:right="0"/>
      </w:pPr>
      <w:r>
        <w:rPr>
          <w:b/>
          <w:i w:val="0"/>
          <w:color w:val="000000"/>
        </w:rPr>
        <w:t xml:space="preserve">Rationale: </w:t>
      </w:r>
      <w:r>
        <w:rPr>
          <w:i w:val="0"/>
          <w:color w:val="000000"/>
        </w:rPr>
        <w:t xml:space="preserve">The game needs to be accessible so that all visitors of the conservatory can play without difficulty. </w:t>
      </w:r>
    </w:p>
    <w:p w14:paraId="1E44B4F7" w14:textId="77777777" w:rsidR="00AD7627" w:rsidRDefault="00AD7627" w:rsidP="00AD7627">
      <w:pPr>
        <w:spacing w:after="214" w:line="265" w:lineRule="auto"/>
        <w:ind w:left="1436" w:right="0"/>
        <w:rPr>
          <w:i w:val="0"/>
          <w:color w:val="000000"/>
        </w:rPr>
      </w:pPr>
      <w:r>
        <w:rPr>
          <w:b/>
          <w:i w:val="0"/>
          <w:color w:val="000000"/>
        </w:rPr>
        <w:t>Fit Criterion:</w:t>
      </w:r>
      <w:r>
        <w:rPr>
          <w:i w:val="0"/>
          <w:color w:val="000000"/>
        </w:rPr>
        <w:t xml:space="preserve"> </w:t>
      </w:r>
    </w:p>
    <w:p w14:paraId="4CDF31D6" w14:textId="77777777" w:rsidR="00AD7627" w:rsidRDefault="00AD7627" w:rsidP="00AD7627">
      <w:pPr>
        <w:spacing w:after="214" w:line="265" w:lineRule="auto"/>
        <w:ind w:left="1436" w:right="0"/>
        <w:rPr>
          <w:i w:val="0"/>
          <w:color w:val="000000"/>
        </w:rPr>
      </w:pPr>
      <w:r>
        <w:rPr>
          <w:i w:val="0"/>
          <w:color w:val="000000"/>
        </w:rPr>
        <w:t>General Criterion:</w:t>
      </w:r>
    </w:p>
    <w:p w14:paraId="2987AADF" w14:textId="77777777" w:rsidR="00AD7627" w:rsidRDefault="00AD7627" w:rsidP="00AD7627">
      <w:pPr>
        <w:pStyle w:val="ListParagraph"/>
        <w:numPr>
          <w:ilvl w:val="0"/>
          <w:numId w:val="47"/>
        </w:numPr>
        <w:spacing w:after="214" w:line="265" w:lineRule="auto"/>
        <w:ind w:right="0"/>
        <w:rPr>
          <w:i w:val="0"/>
          <w:color w:val="000000"/>
        </w:rPr>
      </w:pPr>
      <w:r>
        <w:rPr>
          <w:i w:val="0"/>
          <w:color w:val="000000"/>
        </w:rPr>
        <w:t>Anonymous survey shall that 98 percent of users feel as though they are adequately able to enjoy the game given the accessibility options.</w:t>
      </w:r>
    </w:p>
    <w:p w14:paraId="54B2F577" w14:textId="77777777" w:rsidR="00AD7627" w:rsidRDefault="00AD7627" w:rsidP="00AD7627">
      <w:pPr>
        <w:spacing w:after="214" w:line="265" w:lineRule="auto"/>
        <w:ind w:left="1436" w:right="0"/>
        <w:rPr>
          <w:i w:val="0"/>
          <w:color w:val="000000"/>
        </w:rPr>
      </w:pPr>
      <w:r>
        <w:rPr>
          <w:i w:val="0"/>
          <w:color w:val="000000"/>
        </w:rPr>
        <w:t>Visual Impairment Accommodations:</w:t>
      </w:r>
    </w:p>
    <w:p w14:paraId="707FC8DE" w14:textId="77777777" w:rsidR="00AD7627" w:rsidRDefault="00AD7627" w:rsidP="00AD7627">
      <w:pPr>
        <w:pStyle w:val="ListParagraph"/>
        <w:numPr>
          <w:ilvl w:val="0"/>
          <w:numId w:val="47"/>
        </w:numPr>
        <w:spacing w:after="214" w:line="265" w:lineRule="auto"/>
        <w:ind w:right="0"/>
        <w:rPr>
          <w:i w:val="0"/>
          <w:color w:val="000000"/>
        </w:rPr>
      </w:pPr>
      <w:r>
        <w:rPr>
          <w:i w:val="0"/>
          <w:color w:val="000000"/>
        </w:rPr>
        <w:t>Adjust game colors for different types of color blindness.</w:t>
      </w:r>
    </w:p>
    <w:p w14:paraId="7149E967" w14:textId="77777777" w:rsidR="00AD7627" w:rsidRDefault="00AD7627" w:rsidP="00AD7627">
      <w:pPr>
        <w:pStyle w:val="ListParagraph"/>
        <w:numPr>
          <w:ilvl w:val="0"/>
          <w:numId w:val="47"/>
        </w:numPr>
        <w:spacing w:after="214" w:line="265" w:lineRule="auto"/>
        <w:ind w:right="0"/>
        <w:rPr>
          <w:i w:val="0"/>
          <w:color w:val="000000"/>
        </w:rPr>
      </w:pPr>
      <w:r>
        <w:rPr>
          <w:i w:val="0"/>
          <w:color w:val="000000"/>
        </w:rPr>
        <w:t>Text-to-speech option</w:t>
      </w:r>
    </w:p>
    <w:p w14:paraId="3B8BFEE4" w14:textId="77777777" w:rsidR="00AD7627" w:rsidRDefault="00AD7627" w:rsidP="00AD7627">
      <w:pPr>
        <w:pStyle w:val="ListParagraph"/>
        <w:numPr>
          <w:ilvl w:val="0"/>
          <w:numId w:val="47"/>
        </w:numPr>
        <w:spacing w:after="214" w:line="265" w:lineRule="auto"/>
        <w:ind w:right="0"/>
        <w:rPr>
          <w:i w:val="0"/>
          <w:color w:val="000000"/>
        </w:rPr>
      </w:pPr>
      <w:r>
        <w:rPr>
          <w:i w:val="0"/>
          <w:color w:val="000000"/>
        </w:rPr>
        <w:t>Font size option</w:t>
      </w:r>
    </w:p>
    <w:p w14:paraId="04BE4F04" w14:textId="77777777" w:rsidR="00AD7627" w:rsidRDefault="00AD7627" w:rsidP="00AD7627">
      <w:pPr>
        <w:pStyle w:val="ListParagraph"/>
        <w:numPr>
          <w:ilvl w:val="0"/>
          <w:numId w:val="47"/>
        </w:numPr>
        <w:spacing w:after="214" w:line="265" w:lineRule="auto"/>
        <w:ind w:right="0"/>
        <w:rPr>
          <w:i w:val="0"/>
          <w:color w:val="000000"/>
        </w:rPr>
      </w:pPr>
      <w:r>
        <w:rPr>
          <w:i w:val="0"/>
          <w:color w:val="000000"/>
        </w:rPr>
        <w:t>Adjust brightness and contrast.</w:t>
      </w:r>
    </w:p>
    <w:p w14:paraId="13EA0C4C" w14:textId="77777777" w:rsidR="00AD7627" w:rsidRDefault="00AD7627" w:rsidP="00AD7627">
      <w:pPr>
        <w:spacing w:after="214" w:line="265" w:lineRule="auto"/>
        <w:ind w:left="1436" w:right="0"/>
        <w:rPr>
          <w:i w:val="0"/>
          <w:color w:val="000000"/>
        </w:rPr>
      </w:pPr>
      <w:r>
        <w:rPr>
          <w:i w:val="0"/>
          <w:color w:val="000000"/>
        </w:rPr>
        <w:t>Auditory Impairment Accommodations:</w:t>
      </w:r>
    </w:p>
    <w:p w14:paraId="14E669CC" w14:textId="77777777" w:rsidR="00AD7627" w:rsidRDefault="00AD7627" w:rsidP="00AD7627">
      <w:pPr>
        <w:pStyle w:val="ListParagraph"/>
        <w:numPr>
          <w:ilvl w:val="0"/>
          <w:numId w:val="47"/>
        </w:numPr>
        <w:spacing w:after="214" w:line="265" w:lineRule="auto"/>
        <w:ind w:right="0"/>
        <w:rPr>
          <w:i w:val="0"/>
          <w:color w:val="000000"/>
        </w:rPr>
      </w:pPr>
      <w:r>
        <w:rPr>
          <w:i w:val="0"/>
          <w:color w:val="000000"/>
        </w:rPr>
        <w:t>Audio description option for sound effects</w:t>
      </w:r>
    </w:p>
    <w:p w14:paraId="667574B3" w14:textId="77777777" w:rsidR="00AD7627" w:rsidRDefault="00AD7627" w:rsidP="00AD7627">
      <w:pPr>
        <w:spacing w:after="214" w:line="265" w:lineRule="auto"/>
        <w:ind w:left="1436" w:right="0"/>
        <w:rPr>
          <w:i w:val="0"/>
          <w:color w:val="000000"/>
        </w:rPr>
      </w:pPr>
      <w:r>
        <w:rPr>
          <w:i w:val="0"/>
          <w:color w:val="000000"/>
        </w:rPr>
        <w:t>Motor Impairment Accommodations:</w:t>
      </w:r>
    </w:p>
    <w:p w14:paraId="430ADCB5" w14:textId="77777777" w:rsidR="00AD7627" w:rsidRDefault="00AD7627" w:rsidP="00AD7627">
      <w:pPr>
        <w:pStyle w:val="ListParagraph"/>
        <w:numPr>
          <w:ilvl w:val="0"/>
          <w:numId w:val="47"/>
        </w:numPr>
        <w:spacing w:after="214" w:line="265" w:lineRule="auto"/>
        <w:ind w:right="0"/>
        <w:rPr>
          <w:i w:val="0"/>
          <w:color w:val="000000"/>
        </w:rPr>
      </w:pPr>
      <w:r>
        <w:rPr>
          <w:i w:val="0"/>
          <w:color w:val="000000"/>
        </w:rPr>
        <w:t>Ability to turn off specific minigames that require swiping and tapping.</w:t>
      </w:r>
    </w:p>
    <w:p w14:paraId="12C1D1E4" w14:textId="77777777" w:rsidR="00AD7627" w:rsidRDefault="00AD7627" w:rsidP="00AD7627">
      <w:pPr>
        <w:pStyle w:val="ListParagraph"/>
        <w:numPr>
          <w:ilvl w:val="0"/>
          <w:numId w:val="47"/>
        </w:numPr>
        <w:spacing w:after="214" w:line="265" w:lineRule="auto"/>
        <w:ind w:right="0"/>
        <w:rPr>
          <w:i w:val="0"/>
          <w:color w:val="000000"/>
        </w:rPr>
      </w:pPr>
      <w:r>
        <w:rPr>
          <w:i w:val="0"/>
          <w:color w:val="000000"/>
        </w:rPr>
        <w:t>Enable voice command to play trivia minigames.</w:t>
      </w:r>
    </w:p>
    <w:p w14:paraId="309DCBE8" w14:textId="77777777" w:rsidR="00AD7627" w:rsidRDefault="00AD7627" w:rsidP="00AD7627">
      <w:pPr>
        <w:pStyle w:val="ListParagraph"/>
        <w:numPr>
          <w:ilvl w:val="0"/>
          <w:numId w:val="47"/>
        </w:numPr>
        <w:spacing w:after="214" w:line="265" w:lineRule="auto"/>
        <w:ind w:right="0"/>
        <w:rPr>
          <w:i w:val="0"/>
          <w:color w:val="000000"/>
        </w:rPr>
      </w:pPr>
      <w:r>
        <w:rPr>
          <w:i w:val="0"/>
          <w:color w:val="000000"/>
        </w:rPr>
        <w:t>Enable voice navigation.</w:t>
      </w:r>
    </w:p>
    <w:p w14:paraId="30A43FF9" w14:textId="77777777" w:rsidR="00AD7627" w:rsidRDefault="00AD7627" w:rsidP="00AD7627">
      <w:pPr>
        <w:spacing w:after="214" w:line="265" w:lineRule="auto"/>
        <w:ind w:left="1436" w:right="0" w:firstLine="0"/>
        <w:rPr>
          <w:i w:val="0"/>
          <w:color w:val="000000"/>
        </w:rPr>
      </w:pPr>
      <w:r>
        <w:rPr>
          <w:i w:val="0"/>
          <w:color w:val="000000"/>
        </w:rPr>
        <w:t>Cognitive Impairment Accommodations:</w:t>
      </w:r>
    </w:p>
    <w:p w14:paraId="2837123E" w14:textId="77777777" w:rsidR="00AD7627" w:rsidRDefault="00AD7627" w:rsidP="00AD7627">
      <w:pPr>
        <w:pStyle w:val="ListParagraph"/>
        <w:numPr>
          <w:ilvl w:val="0"/>
          <w:numId w:val="47"/>
        </w:numPr>
        <w:spacing w:after="214" w:line="265" w:lineRule="auto"/>
        <w:ind w:right="0"/>
        <w:rPr>
          <w:i w:val="0"/>
          <w:color w:val="000000"/>
        </w:rPr>
      </w:pPr>
      <w:r>
        <w:rPr>
          <w:i w:val="0"/>
          <w:color w:val="000000"/>
        </w:rPr>
        <w:t>Disable AR, instead use 2d background to collect plant species.</w:t>
      </w:r>
    </w:p>
    <w:p w14:paraId="63C3A5BE" w14:textId="77777777" w:rsidR="00AD7627" w:rsidRDefault="00AD7627" w:rsidP="00AD7627">
      <w:pPr>
        <w:pStyle w:val="ListParagraph"/>
        <w:numPr>
          <w:ilvl w:val="0"/>
          <w:numId w:val="47"/>
        </w:numPr>
        <w:spacing w:after="214" w:line="265" w:lineRule="auto"/>
        <w:ind w:right="0"/>
        <w:rPr>
          <w:i w:val="0"/>
          <w:color w:val="000000"/>
        </w:rPr>
      </w:pPr>
      <w:r>
        <w:rPr>
          <w:i w:val="0"/>
          <w:color w:val="000000"/>
        </w:rPr>
        <w:t>Ability to enable shorter and less flashier animations.</w:t>
      </w:r>
    </w:p>
    <w:p w14:paraId="63BA6654" w14:textId="77777777" w:rsidR="00AD7627" w:rsidRDefault="00AD7627" w:rsidP="00AD7627">
      <w:pPr>
        <w:pStyle w:val="ListParagraph"/>
        <w:numPr>
          <w:ilvl w:val="0"/>
          <w:numId w:val="47"/>
        </w:numPr>
        <w:spacing w:after="214" w:line="265" w:lineRule="auto"/>
        <w:ind w:right="0"/>
        <w:rPr>
          <w:i w:val="0"/>
          <w:color w:val="000000"/>
        </w:rPr>
      </w:pPr>
      <w:r>
        <w:rPr>
          <w:i w:val="0"/>
          <w:color w:val="000000"/>
        </w:rPr>
        <w:t>Easy menu navigation</w:t>
      </w:r>
    </w:p>
    <w:p w14:paraId="00F48B79" w14:textId="77777777" w:rsidR="00AD7627" w:rsidRPr="00280E5C" w:rsidRDefault="00AD7627" w:rsidP="00AD7627">
      <w:pPr>
        <w:pStyle w:val="ListParagraph"/>
        <w:numPr>
          <w:ilvl w:val="0"/>
          <w:numId w:val="47"/>
        </w:numPr>
        <w:spacing w:after="214" w:line="265" w:lineRule="auto"/>
        <w:ind w:right="0"/>
        <w:rPr>
          <w:i w:val="0"/>
          <w:color w:val="000000"/>
        </w:rPr>
      </w:pPr>
      <w:r>
        <w:rPr>
          <w:i w:val="0"/>
          <w:color w:val="000000"/>
        </w:rPr>
        <w:t>Music and sound slider</w:t>
      </w:r>
    </w:p>
    <w:p w14:paraId="40974419" w14:textId="293B5A95" w:rsidR="00AD7627" w:rsidRPr="0062166F" w:rsidRDefault="00AD7627" w:rsidP="00AD7627">
      <w:pPr>
        <w:spacing w:after="214" w:line="265" w:lineRule="auto"/>
        <w:ind w:left="1436" w:right="0"/>
        <w:rPr>
          <w:bCs/>
        </w:rPr>
      </w:pPr>
      <w:r>
        <w:rPr>
          <w:b/>
          <w:i w:val="0"/>
          <w:color w:val="000000"/>
        </w:rPr>
        <w:lastRenderedPageBreak/>
        <w:t xml:space="preserve">Acceptance Tests: </w:t>
      </w:r>
      <w:r w:rsidR="0062166F">
        <w:rPr>
          <w:bCs/>
          <w:i w:val="0"/>
          <w:color w:val="000000"/>
        </w:rPr>
        <w:t>35, 36, 37, 38, 39, 40, 41, 42, 43, 44</w:t>
      </w:r>
    </w:p>
    <w:p w14:paraId="061C5432" w14:textId="77777777" w:rsidR="00AD7627" w:rsidRDefault="00AD7627" w:rsidP="00AD7627">
      <w:pPr>
        <w:pStyle w:val="Heading4"/>
        <w:tabs>
          <w:tab w:val="center" w:pos="935"/>
          <w:tab w:val="center" w:pos="4502"/>
        </w:tabs>
        <w:ind w:left="0" w:firstLine="0"/>
      </w:pPr>
      <w:r>
        <w:rPr>
          <w:rFonts w:ascii="Calibri" w:eastAsia="Calibri" w:hAnsi="Calibri" w:cs="Calibri"/>
          <w:b w:val="0"/>
          <w:sz w:val="22"/>
        </w:rPr>
        <w:tab/>
      </w:r>
      <w:r>
        <w:t>16b</w:t>
      </w:r>
      <w:r>
        <w:rPr>
          <w:rFonts w:ascii="Arial" w:eastAsia="Arial" w:hAnsi="Arial" w:cs="Arial"/>
        </w:rPr>
        <w:t xml:space="preserve"> </w:t>
      </w:r>
      <w:r>
        <w:rPr>
          <w:rFonts w:ascii="Arial" w:eastAsia="Arial" w:hAnsi="Arial" w:cs="Arial"/>
        </w:rPr>
        <w:tab/>
      </w:r>
      <w:r>
        <w:t xml:space="preserve">Personalization and Internationalization Requirements </w:t>
      </w:r>
    </w:p>
    <w:p w14:paraId="07D6AA54" w14:textId="77777777" w:rsidR="00AD7627" w:rsidRDefault="00AD7627" w:rsidP="00AD7627">
      <w:pPr>
        <w:spacing w:after="212" w:line="259" w:lineRule="auto"/>
        <w:ind w:left="1076" w:right="0"/>
        <w:jc w:val="left"/>
      </w:pPr>
      <w:r>
        <w:rPr>
          <w:b/>
          <w:i w:val="0"/>
          <w:color w:val="000000"/>
          <w:u w:val="single" w:color="000000"/>
        </w:rPr>
        <w:t>ID# Use -2 – Name: Language Option</w:t>
      </w:r>
      <w:r>
        <w:rPr>
          <w:b/>
          <w:i w:val="0"/>
          <w:color w:val="000000"/>
        </w:rPr>
        <w:t xml:space="preserve"> </w:t>
      </w:r>
    </w:p>
    <w:p w14:paraId="515119C7" w14:textId="77777777" w:rsidR="00AD7627" w:rsidRDefault="00AD7627" w:rsidP="00AD7627">
      <w:pPr>
        <w:spacing w:after="214" w:line="265" w:lineRule="auto"/>
        <w:ind w:left="1436" w:right="0"/>
      </w:pPr>
      <w:r>
        <w:rPr>
          <w:b/>
          <w:i w:val="0"/>
          <w:color w:val="000000"/>
        </w:rPr>
        <w:t>Description:</w:t>
      </w:r>
      <w:r>
        <w:rPr>
          <w:i w:val="0"/>
          <w:color w:val="000000"/>
        </w:rPr>
        <w:t xml:space="preserve"> Users will have the ability to change the language of the game text. </w:t>
      </w:r>
    </w:p>
    <w:p w14:paraId="2F56C927" w14:textId="77777777" w:rsidR="00AD7627" w:rsidRDefault="00AD7627" w:rsidP="00AD7627">
      <w:pPr>
        <w:spacing w:after="214" w:line="265" w:lineRule="auto"/>
        <w:ind w:left="1436" w:right="0"/>
      </w:pPr>
      <w:r>
        <w:rPr>
          <w:b/>
          <w:i w:val="0"/>
          <w:color w:val="000000"/>
        </w:rPr>
        <w:t xml:space="preserve">Rationale: </w:t>
      </w:r>
      <w:r>
        <w:rPr>
          <w:i w:val="0"/>
          <w:color w:val="000000"/>
        </w:rPr>
        <w:t>Keep the game accessible to as many people as possible.</w:t>
      </w:r>
    </w:p>
    <w:p w14:paraId="2F6F9930" w14:textId="77777777" w:rsidR="00AD7627" w:rsidRDefault="00AD7627" w:rsidP="00AD7627">
      <w:pPr>
        <w:spacing w:after="214" w:line="265" w:lineRule="auto"/>
        <w:ind w:left="1436" w:right="0"/>
      </w:pPr>
      <w:r>
        <w:rPr>
          <w:b/>
          <w:i w:val="0"/>
          <w:color w:val="000000"/>
        </w:rPr>
        <w:t>Fit Criterion:</w:t>
      </w:r>
      <w:r>
        <w:rPr>
          <w:i w:val="0"/>
          <w:color w:val="000000"/>
        </w:rPr>
        <w:t xml:space="preserve">  User will be able to select a language from a list of supported languages.</w:t>
      </w:r>
    </w:p>
    <w:p w14:paraId="67548CDE" w14:textId="5FFDE39B" w:rsidR="00AD7627" w:rsidRDefault="00AD7627" w:rsidP="00AD7627">
      <w:pPr>
        <w:spacing w:after="214" w:line="265" w:lineRule="auto"/>
        <w:ind w:left="1436" w:right="0"/>
        <w:rPr>
          <w:i w:val="0"/>
          <w:color w:val="000000"/>
        </w:rPr>
      </w:pPr>
      <w:r>
        <w:rPr>
          <w:b/>
          <w:i w:val="0"/>
          <w:color w:val="000000"/>
        </w:rPr>
        <w:t xml:space="preserve">Acceptance Tests:  </w:t>
      </w:r>
      <w:r w:rsidR="0062166F">
        <w:rPr>
          <w:i w:val="0"/>
          <w:color w:val="000000"/>
        </w:rPr>
        <w:t>67</w:t>
      </w:r>
    </w:p>
    <w:p w14:paraId="31AD16F6" w14:textId="77777777" w:rsidR="00AD7627" w:rsidRDefault="00AD7627" w:rsidP="00AD7627">
      <w:pPr>
        <w:spacing w:after="212" w:line="259" w:lineRule="auto"/>
        <w:ind w:left="1076" w:right="0"/>
        <w:jc w:val="left"/>
      </w:pPr>
      <w:r>
        <w:rPr>
          <w:b/>
          <w:i w:val="0"/>
          <w:color w:val="000000"/>
        </w:rPr>
        <w:tab/>
      </w:r>
      <w:r>
        <w:rPr>
          <w:b/>
          <w:i w:val="0"/>
          <w:color w:val="000000"/>
          <w:u w:val="single" w:color="000000"/>
        </w:rPr>
        <w:t>ID# Use -3 – Name: Measurement Option</w:t>
      </w:r>
      <w:r>
        <w:rPr>
          <w:b/>
          <w:i w:val="0"/>
          <w:color w:val="000000"/>
        </w:rPr>
        <w:t xml:space="preserve"> </w:t>
      </w:r>
    </w:p>
    <w:p w14:paraId="5856ADF0" w14:textId="77777777" w:rsidR="00AD7627" w:rsidRDefault="00AD7627" w:rsidP="00AD7627">
      <w:pPr>
        <w:spacing w:after="214" w:line="265" w:lineRule="auto"/>
        <w:ind w:left="1436" w:right="0"/>
      </w:pPr>
      <w:r>
        <w:rPr>
          <w:b/>
          <w:i w:val="0"/>
          <w:color w:val="000000"/>
        </w:rPr>
        <w:t>Description:</w:t>
      </w:r>
      <w:r>
        <w:rPr>
          <w:i w:val="0"/>
          <w:color w:val="000000"/>
        </w:rPr>
        <w:t xml:space="preserve"> Users will have the ability to choose either imperial or metric as the in-game measurement system. </w:t>
      </w:r>
    </w:p>
    <w:p w14:paraId="105BB079" w14:textId="77777777" w:rsidR="00AD7627" w:rsidRDefault="00AD7627" w:rsidP="00AD7627">
      <w:pPr>
        <w:spacing w:after="214" w:line="265" w:lineRule="auto"/>
        <w:ind w:left="1436" w:right="0"/>
      </w:pPr>
      <w:r>
        <w:rPr>
          <w:b/>
          <w:i w:val="0"/>
          <w:color w:val="000000"/>
        </w:rPr>
        <w:t xml:space="preserve">Rationale: </w:t>
      </w:r>
      <w:r>
        <w:rPr>
          <w:i w:val="0"/>
          <w:color w:val="000000"/>
        </w:rPr>
        <w:t>Allow users further customization to ensure better experience.</w:t>
      </w:r>
    </w:p>
    <w:p w14:paraId="288DD518" w14:textId="77777777" w:rsidR="00AD7627" w:rsidRDefault="00AD7627" w:rsidP="00AD7627">
      <w:pPr>
        <w:spacing w:after="214" w:line="265" w:lineRule="auto"/>
        <w:ind w:left="1436" w:right="0"/>
      </w:pPr>
      <w:r>
        <w:rPr>
          <w:b/>
          <w:i w:val="0"/>
          <w:color w:val="000000"/>
        </w:rPr>
        <w:t>Fit Criterion:</w:t>
      </w:r>
      <w:r>
        <w:rPr>
          <w:i w:val="0"/>
          <w:color w:val="000000"/>
        </w:rPr>
        <w:t xml:space="preserve">  User will be able to select imperial or metric system.</w:t>
      </w:r>
    </w:p>
    <w:p w14:paraId="6434C9F7" w14:textId="3ED29F04" w:rsidR="00AD7627" w:rsidRDefault="00AD7627" w:rsidP="00AD7627">
      <w:pPr>
        <w:spacing w:after="214" w:line="265" w:lineRule="auto"/>
        <w:ind w:left="1436" w:right="0"/>
        <w:rPr>
          <w:i w:val="0"/>
          <w:color w:val="000000"/>
        </w:rPr>
      </w:pPr>
      <w:r>
        <w:rPr>
          <w:b/>
          <w:i w:val="0"/>
          <w:color w:val="000000"/>
        </w:rPr>
        <w:t xml:space="preserve">Acceptance Tests:  </w:t>
      </w:r>
      <w:r w:rsidR="0062166F">
        <w:rPr>
          <w:i w:val="0"/>
          <w:color w:val="000000"/>
        </w:rPr>
        <w:t>45</w:t>
      </w:r>
    </w:p>
    <w:p w14:paraId="5834F72C" w14:textId="77777777" w:rsidR="00AD7627" w:rsidRPr="00430EBF" w:rsidRDefault="00AD7627" w:rsidP="00AD7627">
      <w:pPr>
        <w:spacing w:after="214" w:line="265" w:lineRule="auto"/>
        <w:ind w:right="0"/>
        <w:rPr>
          <w:i w:val="0"/>
          <w:color w:val="000000"/>
        </w:rPr>
      </w:pPr>
    </w:p>
    <w:p w14:paraId="02FB4926" w14:textId="77777777" w:rsidR="00AD7627" w:rsidRDefault="00AD7627" w:rsidP="00AD7627">
      <w:pPr>
        <w:pStyle w:val="Heading4"/>
        <w:tabs>
          <w:tab w:val="center" w:pos="920"/>
          <w:tab w:val="center" w:pos="2745"/>
        </w:tabs>
        <w:ind w:left="0" w:firstLine="0"/>
      </w:pPr>
      <w:r>
        <w:rPr>
          <w:rFonts w:ascii="Calibri" w:eastAsia="Calibri" w:hAnsi="Calibri" w:cs="Calibri"/>
          <w:b w:val="0"/>
          <w:sz w:val="22"/>
        </w:rPr>
        <w:tab/>
      </w:r>
      <w:r>
        <w:t>16c</w:t>
      </w:r>
      <w:r>
        <w:rPr>
          <w:rFonts w:ascii="Arial" w:eastAsia="Arial" w:hAnsi="Arial" w:cs="Arial"/>
        </w:rPr>
        <w:t xml:space="preserve"> </w:t>
      </w:r>
      <w:r>
        <w:rPr>
          <w:rFonts w:ascii="Arial" w:eastAsia="Arial" w:hAnsi="Arial" w:cs="Arial"/>
        </w:rPr>
        <w:tab/>
      </w:r>
      <w:r>
        <w:t xml:space="preserve">Learning Requirements  </w:t>
      </w:r>
    </w:p>
    <w:p w14:paraId="7D31FB70" w14:textId="77777777" w:rsidR="00AD7627" w:rsidRDefault="00AD7627" w:rsidP="00AD7627">
      <w:pPr>
        <w:spacing w:after="212" w:line="259" w:lineRule="auto"/>
        <w:ind w:left="1076" w:right="0"/>
        <w:jc w:val="left"/>
      </w:pPr>
      <w:r>
        <w:rPr>
          <w:b/>
          <w:i w:val="0"/>
          <w:color w:val="000000"/>
          <w:u w:val="single" w:color="000000"/>
        </w:rPr>
        <w:t>ID# Use -4- Name: Education</w:t>
      </w:r>
      <w:r>
        <w:rPr>
          <w:b/>
          <w:i w:val="0"/>
          <w:color w:val="000000"/>
        </w:rPr>
        <w:t xml:space="preserve"> </w:t>
      </w:r>
    </w:p>
    <w:p w14:paraId="0187E038" w14:textId="77777777" w:rsidR="00AD7627" w:rsidRDefault="00AD7627" w:rsidP="00AD7627">
      <w:pPr>
        <w:spacing w:after="214" w:line="265" w:lineRule="auto"/>
        <w:ind w:left="1436" w:right="0"/>
      </w:pPr>
      <w:r>
        <w:rPr>
          <w:b/>
          <w:i w:val="0"/>
          <w:color w:val="000000"/>
        </w:rPr>
        <w:t>Description:</w:t>
      </w:r>
      <w:r>
        <w:rPr>
          <w:i w:val="0"/>
          <w:color w:val="000000"/>
        </w:rPr>
        <w:t xml:space="preserve"> All players shall be given the opportunity to learn about different plant species.  </w:t>
      </w:r>
    </w:p>
    <w:p w14:paraId="54B1775E" w14:textId="77777777" w:rsidR="00AD7627" w:rsidRDefault="00AD7627" w:rsidP="00AD7627">
      <w:pPr>
        <w:spacing w:after="214" w:line="265" w:lineRule="auto"/>
        <w:ind w:left="1436" w:right="0"/>
      </w:pPr>
      <w:r>
        <w:rPr>
          <w:b/>
          <w:i w:val="0"/>
          <w:color w:val="000000"/>
        </w:rPr>
        <w:t xml:space="preserve">Rationale: </w:t>
      </w:r>
      <w:r>
        <w:rPr>
          <w:i w:val="0"/>
          <w:color w:val="000000"/>
        </w:rPr>
        <w:t xml:space="preserve">One of the main goals of the program is to teach visitors about plant species. We want the learning experience to be simple and effective. </w:t>
      </w:r>
    </w:p>
    <w:p w14:paraId="373D45BD" w14:textId="77777777" w:rsidR="00AD7627" w:rsidRDefault="00AD7627" w:rsidP="00AD7627">
      <w:pPr>
        <w:spacing w:after="214" w:line="265" w:lineRule="auto"/>
        <w:ind w:left="1436" w:right="0"/>
        <w:rPr>
          <w:b/>
          <w:i w:val="0"/>
          <w:color w:val="000000"/>
        </w:rPr>
      </w:pPr>
      <w:r>
        <w:rPr>
          <w:b/>
          <w:i w:val="0"/>
          <w:color w:val="000000"/>
        </w:rPr>
        <w:t>Fit Criterion:</w:t>
      </w:r>
    </w:p>
    <w:p w14:paraId="44A93AE0" w14:textId="77777777" w:rsidR="00AD7627" w:rsidRDefault="00AD7627" w:rsidP="00AD7627">
      <w:pPr>
        <w:pStyle w:val="ListParagraph"/>
        <w:numPr>
          <w:ilvl w:val="0"/>
          <w:numId w:val="47"/>
        </w:numPr>
        <w:spacing w:after="214" w:line="265" w:lineRule="auto"/>
        <w:ind w:right="0"/>
        <w:rPr>
          <w:i w:val="0"/>
          <w:color w:val="000000"/>
        </w:rPr>
      </w:pPr>
      <w:r>
        <w:rPr>
          <w:i w:val="0"/>
          <w:color w:val="000000"/>
        </w:rPr>
        <w:t>Include pictures and text to convey information.</w:t>
      </w:r>
    </w:p>
    <w:p w14:paraId="2B448DB3" w14:textId="77777777" w:rsidR="00AD7627" w:rsidRDefault="00AD7627" w:rsidP="00AD7627">
      <w:pPr>
        <w:pStyle w:val="ListParagraph"/>
        <w:numPr>
          <w:ilvl w:val="0"/>
          <w:numId w:val="47"/>
        </w:numPr>
        <w:spacing w:after="214" w:line="265" w:lineRule="auto"/>
        <w:ind w:right="0"/>
        <w:rPr>
          <w:i w:val="0"/>
          <w:color w:val="000000"/>
        </w:rPr>
      </w:pPr>
      <w:r>
        <w:rPr>
          <w:i w:val="0"/>
          <w:color w:val="000000"/>
        </w:rPr>
        <w:t>Aim for around middle school level reading.</w:t>
      </w:r>
    </w:p>
    <w:p w14:paraId="7FFCDC32" w14:textId="77777777" w:rsidR="00AD7627" w:rsidRDefault="00AD7627" w:rsidP="00AD7627">
      <w:pPr>
        <w:pStyle w:val="ListParagraph"/>
        <w:numPr>
          <w:ilvl w:val="0"/>
          <w:numId w:val="47"/>
        </w:numPr>
        <w:spacing w:after="214" w:line="265" w:lineRule="auto"/>
        <w:ind w:right="0"/>
        <w:rPr>
          <w:i w:val="0"/>
          <w:color w:val="000000"/>
        </w:rPr>
      </w:pPr>
      <w:r>
        <w:rPr>
          <w:i w:val="0"/>
          <w:color w:val="000000"/>
        </w:rPr>
        <w:t>Keep descriptions concise.</w:t>
      </w:r>
    </w:p>
    <w:p w14:paraId="22987801" w14:textId="77777777" w:rsidR="00AD7627" w:rsidRPr="000049C7" w:rsidRDefault="00AD7627" w:rsidP="00AD7627">
      <w:pPr>
        <w:pStyle w:val="ListParagraph"/>
        <w:numPr>
          <w:ilvl w:val="0"/>
          <w:numId w:val="47"/>
        </w:numPr>
        <w:spacing w:after="214" w:line="265" w:lineRule="auto"/>
        <w:ind w:right="0"/>
        <w:rPr>
          <w:i w:val="0"/>
          <w:color w:val="000000"/>
        </w:rPr>
      </w:pPr>
      <w:r>
        <w:rPr>
          <w:i w:val="0"/>
          <w:color w:val="000000"/>
        </w:rPr>
        <w:t>Provide short summaries where necessary.</w:t>
      </w:r>
    </w:p>
    <w:p w14:paraId="4E40925B" w14:textId="4378FADE" w:rsidR="00AD7627" w:rsidRDefault="00AD7627" w:rsidP="00AD7627">
      <w:pPr>
        <w:spacing w:after="214" w:line="265" w:lineRule="auto"/>
        <w:ind w:left="1436" w:right="0"/>
      </w:pPr>
      <w:r>
        <w:rPr>
          <w:b/>
          <w:i w:val="0"/>
          <w:color w:val="000000"/>
        </w:rPr>
        <w:lastRenderedPageBreak/>
        <w:t xml:space="preserve">Acceptance Tests:  </w:t>
      </w:r>
      <w:r w:rsidR="0062166F">
        <w:rPr>
          <w:i w:val="0"/>
          <w:color w:val="000000"/>
        </w:rPr>
        <w:t>46</w:t>
      </w:r>
    </w:p>
    <w:p w14:paraId="1E3B9EA7" w14:textId="77777777" w:rsidR="00AD7627" w:rsidRDefault="00AD7627" w:rsidP="00AD7627">
      <w:pPr>
        <w:pStyle w:val="Heading4"/>
        <w:tabs>
          <w:tab w:val="center" w:pos="936"/>
          <w:tab w:val="center" w:pos="4088"/>
        </w:tabs>
        <w:ind w:left="0" w:firstLine="0"/>
      </w:pPr>
      <w:r>
        <w:rPr>
          <w:rFonts w:ascii="Calibri" w:eastAsia="Calibri" w:hAnsi="Calibri" w:cs="Calibri"/>
          <w:b w:val="0"/>
          <w:sz w:val="22"/>
        </w:rPr>
        <w:tab/>
      </w:r>
      <w:r>
        <w:t>16d</w:t>
      </w:r>
      <w:r>
        <w:rPr>
          <w:rFonts w:ascii="Arial" w:eastAsia="Arial" w:hAnsi="Arial" w:cs="Arial"/>
        </w:rPr>
        <w:t xml:space="preserve"> </w:t>
      </w:r>
      <w:r>
        <w:rPr>
          <w:rFonts w:ascii="Arial" w:eastAsia="Arial" w:hAnsi="Arial" w:cs="Arial"/>
        </w:rPr>
        <w:tab/>
      </w:r>
      <w:r>
        <w:t xml:space="preserve">Understandability and Politeness Requirements </w:t>
      </w:r>
    </w:p>
    <w:p w14:paraId="70422E3A" w14:textId="77777777" w:rsidR="00AD7627" w:rsidRDefault="00AD7627" w:rsidP="00AD7627">
      <w:pPr>
        <w:spacing w:after="212" w:line="259" w:lineRule="auto"/>
        <w:ind w:left="1076" w:right="0"/>
        <w:jc w:val="left"/>
      </w:pPr>
      <w:r>
        <w:rPr>
          <w:b/>
          <w:i w:val="0"/>
          <w:color w:val="000000"/>
          <w:u w:val="single" w:color="000000"/>
        </w:rPr>
        <w:t>ID# Use -5- Name: Dictionary</w:t>
      </w:r>
      <w:r>
        <w:rPr>
          <w:b/>
          <w:i w:val="0"/>
          <w:color w:val="000000"/>
        </w:rPr>
        <w:t xml:space="preserve"> </w:t>
      </w:r>
    </w:p>
    <w:p w14:paraId="35F464CD" w14:textId="77777777" w:rsidR="00AD7627" w:rsidRDefault="00AD7627" w:rsidP="00AD7627">
      <w:pPr>
        <w:spacing w:after="214" w:line="265" w:lineRule="auto"/>
        <w:ind w:left="1436" w:right="0"/>
      </w:pPr>
      <w:r>
        <w:rPr>
          <w:b/>
          <w:i w:val="0"/>
          <w:color w:val="000000"/>
        </w:rPr>
        <w:t>Description:</w:t>
      </w:r>
      <w:r>
        <w:rPr>
          <w:i w:val="0"/>
          <w:color w:val="000000"/>
        </w:rPr>
        <w:t xml:space="preserve"> An in-game dictionary shall be available for basic plant definitions. </w:t>
      </w:r>
    </w:p>
    <w:p w14:paraId="7BCBDE84" w14:textId="77777777" w:rsidR="00AD7627" w:rsidRDefault="00AD7627" w:rsidP="00AD7627">
      <w:pPr>
        <w:spacing w:after="214" w:line="265" w:lineRule="auto"/>
        <w:ind w:left="1436" w:right="0"/>
      </w:pPr>
      <w:r>
        <w:rPr>
          <w:b/>
          <w:i w:val="0"/>
          <w:color w:val="000000"/>
        </w:rPr>
        <w:t xml:space="preserve">Rationale: </w:t>
      </w:r>
      <w:r>
        <w:rPr>
          <w:i w:val="0"/>
          <w:color w:val="000000"/>
        </w:rPr>
        <w:t xml:space="preserve">Allow users with zero prior knowledge to still participate in the game. </w:t>
      </w:r>
    </w:p>
    <w:p w14:paraId="57246A2F" w14:textId="77777777" w:rsidR="00AD7627" w:rsidRDefault="00AD7627" w:rsidP="00AD7627">
      <w:pPr>
        <w:spacing w:after="214" w:line="265" w:lineRule="auto"/>
        <w:ind w:left="1436" w:right="0"/>
      </w:pPr>
      <w:r>
        <w:rPr>
          <w:b/>
          <w:i w:val="0"/>
          <w:color w:val="000000"/>
        </w:rPr>
        <w:t>Fit Criterion:</w:t>
      </w:r>
      <w:r>
        <w:rPr>
          <w:i w:val="0"/>
          <w:color w:val="000000"/>
        </w:rPr>
        <w:t xml:space="preserve">  A list of words in bold text will be accompanied by their respective definitions.</w:t>
      </w:r>
    </w:p>
    <w:p w14:paraId="2B0A6D35" w14:textId="58EA78D0" w:rsidR="00AD7627" w:rsidRDefault="00AD7627" w:rsidP="00AD7627">
      <w:pPr>
        <w:spacing w:after="214" w:line="265" w:lineRule="auto"/>
        <w:ind w:left="1436" w:right="0"/>
      </w:pPr>
      <w:r>
        <w:rPr>
          <w:b/>
          <w:i w:val="0"/>
          <w:color w:val="000000"/>
        </w:rPr>
        <w:t xml:space="preserve">Acceptance Tests:  </w:t>
      </w:r>
      <w:r w:rsidR="0062166F">
        <w:rPr>
          <w:i w:val="0"/>
          <w:color w:val="000000"/>
        </w:rPr>
        <w:t>47</w:t>
      </w:r>
      <w:r>
        <w:rPr>
          <w:i w:val="0"/>
          <w:color w:val="000000"/>
        </w:rPr>
        <w:t xml:space="preserve"> </w:t>
      </w:r>
    </w:p>
    <w:p w14:paraId="4A0C65D1" w14:textId="77777777" w:rsidR="00AD7627" w:rsidRDefault="00AD7627" w:rsidP="00AD7627">
      <w:pPr>
        <w:pStyle w:val="Heading4"/>
        <w:tabs>
          <w:tab w:val="center" w:pos="928"/>
          <w:tab w:val="center" w:pos="2945"/>
        </w:tabs>
        <w:ind w:left="0" w:firstLine="0"/>
      </w:pPr>
      <w:r>
        <w:rPr>
          <w:rFonts w:ascii="Calibri" w:eastAsia="Calibri" w:hAnsi="Calibri" w:cs="Calibri"/>
          <w:b w:val="0"/>
          <w:sz w:val="22"/>
        </w:rPr>
        <w:tab/>
      </w:r>
      <w:r>
        <w:t>16e</w:t>
      </w:r>
      <w:r>
        <w:rPr>
          <w:rFonts w:ascii="Arial" w:eastAsia="Arial" w:hAnsi="Arial" w:cs="Arial"/>
        </w:rPr>
        <w:t xml:space="preserve"> </w:t>
      </w:r>
      <w:r>
        <w:rPr>
          <w:rFonts w:ascii="Arial" w:eastAsia="Arial" w:hAnsi="Arial" w:cs="Arial"/>
        </w:rPr>
        <w:tab/>
      </w:r>
      <w:r>
        <w:t xml:space="preserve">Accessibility Requirements  </w:t>
      </w:r>
    </w:p>
    <w:p w14:paraId="58AADB6A" w14:textId="77777777" w:rsidR="00AD7627" w:rsidRDefault="00AD7627" w:rsidP="00AD7627">
      <w:pPr>
        <w:spacing w:after="212" w:line="259" w:lineRule="auto"/>
        <w:ind w:left="1076" w:right="0"/>
        <w:jc w:val="left"/>
      </w:pPr>
      <w:r>
        <w:rPr>
          <w:b/>
          <w:i w:val="0"/>
          <w:color w:val="000000"/>
          <w:u w:val="single" w:color="000000"/>
        </w:rPr>
        <w:t>ID# Use -1- Name: Accessibility Options</w:t>
      </w:r>
      <w:r>
        <w:rPr>
          <w:b/>
          <w:i w:val="0"/>
          <w:color w:val="000000"/>
        </w:rPr>
        <w:t xml:space="preserve"> </w:t>
      </w:r>
    </w:p>
    <w:p w14:paraId="2DB05F34" w14:textId="77777777" w:rsidR="00AD7627" w:rsidRDefault="00AD7627" w:rsidP="00AD7627">
      <w:pPr>
        <w:spacing w:after="214" w:line="265" w:lineRule="auto"/>
        <w:ind w:left="1436" w:right="0"/>
      </w:pPr>
      <w:r>
        <w:rPr>
          <w:b/>
          <w:i w:val="0"/>
          <w:color w:val="000000"/>
        </w:rPr>
        <w:t>Description:</w:t>
      </w:r>
      <w:r>
        <w:rPr>
          <w:i w:val="0"/>
          <w:color w:val="000000"/>
        </w:rPr>
        <w:t xml:space="preserve"> Developers must consider the needs of users with visual impairments, auditory impairments, motor impairments, and cognitive impairments. To do so, special accessibility options will be made available in the game settings.  </w:t>
      </w:r>
    </w:p>
    <w:p w14:paraId="624124BB" w14:textId="77777777" w:rsidR="00AD7627" w:rsidRDefault="00AD7627" w:rsidP="00AD7627">
      <w:pPr>
        <w:spacing w:after="214" w:line="265" w:lineRule="auto"/>
        <w:ind w:left="1436" w:right="0"/>
      </w:pPr>
      <w:r>
        <w:rPr>
          <w:b/>
          <w:i w:val="0"/>
          <w:color w:val="000000"/>
        </w:rPr>
        <w:t xml:space="preserve">Rationale: </w:t>
      </w:r>
      <w:r>
        <w:rPr>
          <w:i w:val="0"/>
          <w:color w:val="000000"/>
        </w:rPr>
        <w:t xml:space="preserve">The game needs to be accessible so that all visitors of the conservatory can play without difficulty. </w:t>
      </w:r>
    </w:p>
    <w:p w14:paraId="782B07C6" w14:textId="77777777" w:rsidR="00AD7627" w:rsidRDefault="00AD7627" w:rsidP="00AD7627">
      <w:pPr>
        <w:spacing w:after="214" w:line="265" w:lineRule="auto"/>
        <w:ind w:left="1436" w:right="0"/>
        <w:rPr>
          <w:i w:val="0"/>
          <w:color w:val="000000"/>
        </w:rPr>
      </w:pPr>
      <w:r>
        <w:rPr>
          <w:b/>
          <w:i w:val="0"/>
          <w:color w:val="000000"/>
        </w:rPr>
        <w:t>Fit Criterion:</w:t>
      </w:r>
      <w:r>
        <w:rPr>
          <w:i w:val="0"/>
          <w:color w:val="000000"/>
        </w:rPr>
        <w:t xml:space="preserve"> </w:t>
      </w:r>
    </w:p>
    <w:p w14:paraId="25D64213" w14:textId="77777777" w:rsidR="00AD7627" w:rsidRDefault="00AD7627" w:rsidP="00AD7627">
      <w:pPr>
        <w:spacing w:after="214" w:line="265" w:lineRule="auto"/>
        <w:ind w:left="1436" w:right="0"/>
        <w:rPr>
          <w:i w:val="0"/>
          <w:color w:val="000000"/>
        </w:rPr>
      </w:pPr>
      <w:r>
        <w:rPr>
          <w:i w:val="0"/>
          <w:color w:val="000000"/>
        </w:rPr>
        <w:t>General Criterion:</w:t>
      </w:r>
    </w:p>
    <w:p w14:paraId="27B19238" w14:textId="77777777" w:rsidR="00AD7627" w:rsidRDefault="00AD7627" w:rsidP="00AD7627">
      <w:pPr>
        <w:pStyle w:val="ListParagraph"/>
        <w:numPr>
          <w:ilvl w:val="0"/>
          <w:numId w:val="47"/>
        </w:numPr>
        <w:spacing w:after="214" w:line="265" w:lineRule="auto"/>
        <w:ind w:right="0"/>
        <w:rPr>
          <w:i w:val="0"/>
          <w:color w:val="000000"/>
        </w:rPr>
      </w:pPr>
      <w:r>
        <w:rPr>
          <w:i w:val="0"/>
          <w:color w:val="000000"/>
        </w:rPr>
        <w:t>Anonymous survey shall that 98 percent of users feel as though they are adequately able to enjoy the game given the accessibility options.</w:t>
      </w:r>
    </w:p>
    <w:p w14:paraId="6243347A" w14:textId="77777777" w:rsidR="00AD7627" w:rsidRDefault="00AD7627" w:rsidP="00AD7627">
      <w:pPr>
        <w:spacing w:after="214" w:line="265" w:lineRule="auto"/>
        <w:ind w:left="1436" w:right="0"/>
        <w:rPr>
          <w:i w:val="0"/>
          <w:color w:val="000000"/>
        </w:rPr>
      </w:pPr>
      <w:r>
        <w:rPr>
          <w:i w:val="0"/>
          <w:color w:val="000000"/>
        </w:rPr>
        <w:t>Visual Impairment Accommodations:</w:t>
      </w:r>
    </w:p>
    <w:p w14:paraId="474106C2" w14:textId="77777777" w:rsidR="00AD7627" w:rsidRDefault="00AD7627" w:rsidP="00AD7627">
      <w:pPr>
        <w:pStyle w:val="ListParagraph"/>
        <w:numPr>
          <w:ilvl w:val="0"/>
          <w:numId w:val="47"/>
        </w:numPr>
        <w:spacing w:after="214" w:line="265" w:lineRule="auto"/>
        <w:ind w:right="0"/>
        <w:rPr>
          <w:i w:val="0"/>
          <w:color w:val="000000"/>
        </w:rPr>
      </w:pPr>
      <w:r>
        <w:rPr>
          <w:i w:val="0"/>
          <w:color w:val="000000"/>
        </w:rPr>
        <w:t>Adjust game colors for different types of color blindness.</w:t>
      </w:r>
    </w:p>
    <w:p w14:paraId="24AD2389" w14:textId="77777777" w:rsidR="00AD7627" w:rsidRDefault="00AD7627" w:rsidP="00AD7627">
      <w:pPr>
        <w:pStyle w:val="ListParagraph"/>
        <w:numPr>
          <w:ilvl w:val="0"/>
          <w:numId w:val="47"/>
        </w:numPr>
        <w:spacing w:after="214" w:line="265" w:lineRule="auto"/>
        <w:ind w:right="0"/>
        <w:rPr>
          <w:i w:val="0"/>
          <w:color w:val="000000"/>
        </w:rPr>
      </w:pPr>
      <w:r>
        <w:rPr>
          <w:i w:val="0"/>
          <w:color w:val="000000"/>
        </w:rPr>
        <w:t>Text-to-speech option</w:t>
      </w:r>
    </w:p>
    <w:p w14:paraId="2138F731" w14:textId="77777777" w:rsidR="00AD7627" w:rsidRDefault="00AD7627" w:rsidP="00AD7627">
      <w:pPr>
        <w:pStyle w:val="ListParagraph"/>
        <w:numPr>
          <w:ilvl w:val="0"/>
          <w:numId w:val="47"/>
        </w:numPr>
        <w:spacing w:after="214" w:line="265" w:lineRule="auto"/>
        <w:ind w:right="0"/>
        <w:rPr>
          <w:i w:val="0"/>
          <w:color w:val="000000"/>
        </w:rPr>
      </w:pPr>
      <w:r>
        <w:rPr>
          <w:i w:val="0"/>
          <w:color w:val="000000"/>
        </w:rPr>
        <w:t>Font size option</w:t>
      </w:r>
    </w:p>
    <w:p w14:paraId="216FE406" w14:textId="77777777" w:rsidR="00AD7627" w:rsidRDefault="00AD7627" w:rsidP="00AD7627">
      <w:pPr>
        <w:pStyle w:val="ListParagraph"/>
        <w:numPr>
          <w:ilvl w:val="0"/>
          <w:numId w:val="47"/>
        </w:numPr>
        <w:spacing w:after="214" w:line="265" w:lineRule="auto"/>
        <w:ind w:right="0"/>
        <w:rPr>
          <w:i w:val="0"/>
          <w:color w:val="000000"/>
        </w:rPr>
      </w:pPr>
      <w:r>
        <w:rPr>
          <w:i w:val="0"/>
          <w:color w:val="000000"/>
        </w:rPr>
        <w:t>Adjust brightness and contrast.</w:t>
      </w:r>
    </w:p>
    <w:p w14:paraId="5C8B901F" w14:textId="77777777" w:rsidR="00AD7627" w:rsidRDefault="00AD7627" w:rsidP="00AD7627">
      <w:pPr>
        <w:spacing w:after="214" w:line="265" w:lineRule="auto"/>
        <w:ind w:left="1436" w:right="0"/>
        <w:rPr>
          <w:i w:val="0"/>
          <w:color w:val="000000"/>
        </w:rPr>
      </w:pPr>
      <w:r>
        <w:rPr>
          <w:i w:val="0"/>
          <w:color w:val="000000"/>
        </w:rPr>
        <w:t>Auditory Impairment Accommodations:</w:t>
      </w:r>
    </w:p>
    <w:p w14:paraId="7124DC36" w14:textId="77777777" w:rsidR="00AD7627" w:rsidRDefault="00AD7627" w:rsidP="00AD7627">
      <w:pPr>
        <w:pStyle w:val="ListParagraph"/>
        <w:numPr>
          <w:ilvl w:val="0"/>
          <w:numId w:val="47"/>
        </w:numPr>
        <w:spacing w:after="214" w:line="265" w:lineRule="auto"/>
        <w:ind w:right="0"/>
        <w:rPr>
          <w:i w:val="0"/>
          <w:color w:val="000000"/>
        </w:rPr>
      </w:pPr>
      <w:r>
        <w:rPr>
          <w:i w:val="0"/>
          <w:color w:val="000000"/>
        </w:rPr>
        <w:lastRenderedPageBreak/>
        <w:t>Audio description option for sound effects</w:t>
      </w:r>
    </w:p>
    <w:p w14:paraId="2E20F37D" w14:textId="77777777" w:rsidR="00AD7627" w:rsidRDefault="00AD7627" w:rsidP="00AD7627">
      <w:pPr>
        <w:spacing w:after="214" w:line="265" w:lineRule="auto"/>
        <w:ind w:left="1436" w:right="0"/>
        <w:rPr>
          <w:i w:val="0"/>
          <w:color w:val="000000"/>
        </w:rPr>
      </w:pPr>
      <w:r>
        <w:rPr>
          <w:i w:val="0"/>
          <w:color w:val="000000"/>
        </w:rPr>
        <w:t>Motor Impairment Accommodations:</w:t>
      </w:r>
    </w:p>
    <w:p w14:paraId="4129BD3B" w14:textId="77777777" w:rsidR="00AD7627" w:rsidRDefault="00AD7627" w:rsidP="00AD7627">
      <w:pPr>
        <w:pStyle w:val="ListParagraph"/>
        <w:numPr>
          <w:ilvl w:val="0"/>
          <w:numId w:val="47"/>
        </w:numPr>
        <w:spacing w:after="214" w:line="265" w:lineRule="auto"/>
        <w:ind w:right="0"/>
        <w:rPr>
          <w:i w:val="0"/>
          <w:color w:val="000000"/>
        </w:rPr>
      </w:pPr>
      <w:r>
        <w:rPr>
          <w:i w:val="0"/>
          <w:color w:val="000000"/>
        </w:rPr>
        <w:t>Ability to turn off specific minigames that require swiping and tapping.</w:t>
      </w:r>
    </w:p>
    <w:p w14:paraId="794D4A76" w14:textId="77777777" w:rsidR="00AD7627" w:rsidRDefault="00AD7627" w:rsidP="00AD7627">
      <w:pPr>
        <w:pStyle w:val="ListParagraph"/>
        <w:numPr>
          <w:ilvl w:val="0"/>
          <w:numId w:val="47"/>
        </w:numPr>
        <w:spacing w:after="214" w:line="265" w:lineRule="auto"/>
        <w:ind w:right="0"/>
        <w:rPr>
          <w:i w:val="0"/>
          <w:color w:val="000000"/>
        </w:rPr>
      </w:pPr>
      <w:r>
        <w:rPr>
          <w:i w:val="0"/>
          <w:color w:val="000000"/>
        </w:rPr>
        <w:t>Enable voice command to play trivia minigames.</w:t>
      </w:r>
    </w:p>
    <w:p w14:paraId="252E7C64" w14:textId="77777777" w:rsidR="00AD7627" w:rsidRDefault="00AD7627" w:rsidP="00AD7627">
      <w:pPr>
        <w:pStyle w:val="ListParagraph"/>
        <w:numPr>
          <w:ilvl w:val="0"/>
          <w:numId w:val="47"/>
        </w:numPr>
        <w:spacing w:after="214" w:line="265" w:lineRule="auto"/>
        <w:ind w:right="0"/>
        <w:rPr>
          <w:i w:val="0"/>
          <w:color w:val="000000"/>
        </w:rPr>
      </w:pPr>
      <w:r>
        <w:rPr>
          <w:i w:val="0"/>
          <w:color w:val="000000"/>
        </w:rPr>
        <w:t>Enable voice navigation.</w:t>
      </w:r>
    </w:p>
    <w:p w14:paraId="0366D4FC" w14:textId="77777777" w:rsidR="00AD7627" w:rsidRDefault="00AD7627" w:rsidP="00AD7627">
      <w:pPr>
        <w:spacing w:after="214" w:line="265" w:lineRule="auto"/>
        <w:ind w:left="1436" w:right="0" w:firstLine="0"/>
        <w:rPr>
          <w:i w:val="0"/>
          <w:color w:val="000000"/>
        </w:rPr>
      </w:pPr>
      <w:r>
        <w:rPr>
          <w:i w:val="0"/>
          <w:color w:val="000000"/>
        </w:rPr>
        <w:t>Cognitive Impairment Accommodations:</w:t>
      </w:r>
    </w:p>
    <w:p w14:paraId="1B05740F" w14:textId="77777777" w:rsidR="00AD7627" w:rsidRDefault="00AD7627" w:rsidP="00AD7627">
      <w:pPr>
        <w:pStyle w:val="ListParagraph"/>
        <w:numPr>
          <w:ilvl w:val="0"/>
          <w:numId w:val="47"/>
        </w:numPr>
        <w:spacing w:after="214" w:line="265" w:lineRule="auto"/>
        <w:ind w:right="0"/>
        <w:rPr>
          <w:i w:val="0"/>
          <w:color w:val="000000"/>
        </w:rPr>
      </w:pPr>
      <w:r>
        <w:rPr>
          <w:i w:val="0"/>
          <w:color w:val="000000"/>
        </w:rPr>
        <w:t>Disable AR, instead use 2d background to collect plant species.</w:t>
      </w:r>
    </w:p>
    <w:p w14:paraId="3B4212E1" w14:textId="77777777" w:rsidR="00AD7627" w:rsidRDefault="00AD7627" w:rsidP="00AD7627">
      <w:pPr>
        <w:pStyle w:val="ListParagraph"/>
        <w:numPr>
          <w:ilvl w:val="0"/>
          <w:numId w:val="47"/>
        </w:numPr>
        <w:spacing w:after="214" w:line="265" w:lineRule="auto"/>
        <w:ind w:right="0"/>
        <w:rPr>
          <w:i w:val="0"/>
          <w:color w:val="000000"/>
        </w:rPr>
      </w:pPr>
      <w:r>
        <w:rPr>
          <w:i w:val="0"/>
          <w:color w:val="000000"/>
        </w:rPr>
        <w:t>Ability to enable shorter and less flashier animations.</w:t>
      </w:r>
    </w:p>
    <w:p w14:paraId="70DB1AC0" w14:textId="77777777" w:rsidR="00AD7627" w:rsidRDefault="00AD7627" w:rsidP="00AD7627">
      <w:pPr>
        <w:pStyle w:val="ListParagraph"/>
        <w:numPr>
          <w:ilvl w:val="0"/>
          <w:numId w:val="47"/>
        </w:numPr>
        <w:spacing w:after="214" w:line="265" w:lineRule="auto"/>
        <w:ind w:right="0"/>
        <w:rPr>
          <w:i w:val="0"/>
          <w:color w:val="000000"/>
        </w:rPr>
      </w:pPr>
      <w:r>
        <w:rPr>
          <w:i w:val="0"/>
          <w:color w:val="000000"/>
        </w:rPr>
        <w:t>Easy menu navigation</w:t>
      </w:r>
    </w:p>
    <w:p w14:paraId="209E2FDD" w14:textId="77777777" w:rsidR="00AD7627" w:rsidRPr="00280E5C" w:rsidRDefault="00AD7627" w:rsidP="00AD7627">
      <w:pPr>
        <w:pStyle w:val="ListParagraph"/>
        <w:numPr>
          <w:ilvl w:val="0"/>
          <w:numId w:val="47"/>
        </w:numPr>
        <w:spacing w:after="214" w:line="265" w:lineRule="auto"/>
        <w:ind w:right="0"/>
        <w:rPr>
          <w:i w:val="0"/>
          <w:color w:val="000000"/>
        </w:rPr>
      </w:pPr>
      <w:r>
        <w:rPr>
          <w:i w:val="0"/>
          <w:color w:val="000000"/>
        </w:rPr>
        <w:t>Music and sound slider</w:t>
      </w:r>
    </w:p>
    <w:p w14:paraId="6F9EEB5A" w14:textId="1DD14FC2" w:rsidR="00AD7627" w:rsidRDefault="00AD7627" w:rsidP="00AD7627">
      <w:pPr>
        <w:spacing w:after="214" w:line="265" w:lineRule="auto"/>
        <w:ind w:left="1436" w:right="0"/>
      </w:pPr>
      <w:r>
        <w:rPr>
          <w:b/>
          <w:i w:val="0"/>
          <w:color w:val="000000"/>
        </w:rPr>
        <w:t xml:space="preserve">Acceptance Tests:  </w:t>
      </w:r>
      <w:r w:rsidR="0062166F">
        <w:rPr>
          <w:bCs/>
          <w:i w:val="0"/>
          <w:color w:val="000000"/>
        </w:rPr>
        <w:t>35, 36, 37, 38, 39, 40, 41, 42, 43, 44</w:t>
      </w:r>
    </w:p>
    <w:p w14:paraId="3EB7D322" w14:textId="77777777" w:rsidR="00AD7627" w:rsidRDefault="00AD7627" w:rsidP="00AD7627">
      <w:pPr>
        <w:pStyle w:val="Heading4"/>
        <w:tabs>
          <w:tab w:val="center" w:pos="903"/>
          <w:tab w:val="center" w:pos="3387"/>
        </w:tabs>
        <w:ind w:left="0" w:firstLine="0"/>
      </w:pPr>
      <w:r>
        <w:rPr>
          <w:rFonts w:ascii="Calibri" w:eastAsia="Calibri" w:hAnsi="Calibri" w:cs="Calibri"/>
          <w:b w:val="0"/>
          <w:sz w:val="22"/>
        </w:rPr>
        <w:tab/>
      </w:r>
      <w:r>
        <w:t>16f</w:t>
      </w:r>
      <w:r>
        <w:rPr>
          <w:rFonts w:ascii="Arial" w:eastAsia="Arial" w:hAnsi="Arial" w:cs="Arial"/>
        </w:rPr>
        <w:t xml:space="preserve"> </w:t>
      </w:r>
      <w:r>
        <w:rPr>
          <w:rFonts w:ascii="Arial" w:eastAsia="Arial" w:hAnsi="Arial" w:cs="Arial"/>
        </w:rPr>
        <w:tab/>
      </w:r>
      <w:r>
        <w:t xml:space="preserve">User Documentation Requirements  </w:t>
      </w:r>
    </w:p>
    <w:p w14:paraId="2D2B8782" w14:textId="77777777" w:rsidR="00AD7627" w:rsidRDefault="00AD7627" w:rsidP="00AD7627">
      <w:pPr>
        <w:spacing w:after="212" w:line="259" w:lineRule="auto"/>
        <w:ind w:left="1076" w:right="0"/>
        <w:jc w:val="left"/>
      </w:pPr>
      <w:r>
        <w:rPr>
          <w:b/>
          <w:i w:val="0"/>
          <w:color w:val="000000"/>
          <w:u w:val="single" w:color="000000"/>
        </w:rPr>
        <w:t>ID# Use -6- Name: Game Manual</w:t>
      </w:r>
      <w:r>
        <w:rPr>
          <w:b/>
          <w:i w:val="0"/>
          <w:color w:val="000000"/>
        </w:rPr>
        <w:t xml:space="preserve"> </w:t>
      </w:r>
    </w:p>
    <w:p w14:paraId="79FA5CFE" w14:textId="77777777" w:rsidR="00AD7627" w:rsidRDefault="00AD7627" w:rsidP="00AD7627">
      <w:pPr>
        <w:spacing w:after="214" w:line="265" w:lineRule="auto"/>
        <w:ind w:left="1436" w:right="0"/>
      </w:pPr>
      <w:r>
        <w:rPr>
          <w:b/>
          <w:i w:val="0"/>
          <w:color w:val="000000"/>
        </w:rPr>
        <w:t>Description:</w:t>
      </w:r>
      <w:r>
        <w:rPr>
          <w:i w:val="0"/>
          <w:color w:val="000000"/>
        </w:rPr>
        <w:t xml:space="preserve"> An in-game manual will be provided to teach users how to play the game.  </w:t>
      </w:r>
    </w:p>
    <w:p w14:paraId="14CE6327" w14:textId="77777777" w:rsidR="00AD7627" w:rsidRDefault="00AD7627" w:rsidP="00AD7627">
      <w:pPr>
        <w:spacing w:after="214" w:line="265" w:lineRule="auto"/>
        <w:ind w:left="1436" w:right="0"/>
      </w:pPr>
      <w:r>
        <w:rPr>
          <w:b/>
          <w:i w:val="0"/>
          <w:color w:val="000000"/>
        </w:rPr>
        <w:t xml:space="preserve">Rationale: </w:t>
      </w:r>
      <w:r>
        <w:rPr>
          <w:i w:val="0"/>
          <w:color w:val="000000"/>
        </w:rPr>
        <w:t>Users should have a reference as to how the game is played, how the game mechanics work, and how to navigate the game.</w:t>
      </w:r>
    </w:p>
    <w:p w14:paraId="4CBE91C7" w14:textId="77777777" w:rsidR="00AD7627" w:rsidRDefault="00AD7627" w:rsidP="00AD7627">
      <w:pPr>
        <w:spacing w:after="214" w:line="265" w:lineRule="auto"/>
        <w:ind w:left="1436" w:right="0"/>
      </w:pPr>
      <w:r>
        <w:rPr>
          <w:b/>
          <w:i w:val="0"/>
          <w:color w:val="000000"/>
        </w:rPr>
        <w:t>Fit Criterion:</w:t>
      </w:r>
      <w:r>
        <w:rPr>
          <w:i w:val="0"/>
          <w:color w:val="000000"/>
        </w:rPr>
        <w:t xml:space="preserve">  The manual shall be created by the developers. Upkeep on the document will be maintained by the developers. </w:t>
      </w:r>
    </w:p>
    <w:p w14:paraId="45EB6B7D" w14:textId="451E7EA7" w:rsidR="00AD7627" w:rsidRDefault="00AD7627" w:rsidP="00AD7627">
      <w:pPr>
        <w:spacing w:after="214" w:line="265" w:lineRule="auto"/>
        <w:ind w:left="1436" w:right="0"/>
      </w:pPr>
      <w:r>
        <w:rPr>
          <w:b/>
          <w:i w:val="0"/>
          <w:color w:val="000000"/>
        </w:rPr>
        <w:t xml:space="preserve">Acceptance Tests:  </w:t>
      </w:r>
      <w:r w:rsidR="0062166F">
        <w:rPr>
          <w:i w:val="0"/>
          <w:color w:val="000000"/>
        </w:rPr>
        <w:t>48</w:t>
      </w:r>
    </w:p>
    <w:p w14:paraId="73877F56" w14:textId="77777777" w:rsidR="00AD7627" w:rsidRDefault="00AD7627" w:rsidP="00AD7627">
      <w:pPr>
        <w:pStyle w:val="Heading4"/>
        <w:tabs>
          <w:tab w:val="center" w:pos="926"/>
          <w:tab w:val="center" w:pos="2729"/>
        </w:tabs>
        <w:ind w:left="0" w:firstLine="0"/>
      </w:pPr>
      <w:r>
        <w:rPr>
          <w:rFonts w:ascii="Calibri" w:eastAsia="Calibri" w:hAnsi="Calibri" w:cs="Calibri"/>
          <w:b w:val="0"/>
          <w:sz w:val="22"/>
        </w:rPr>
        <w:tab/>
      </w:r>
      <w:r>
        <w:t>16g</w:t>
      </w:r>
      <w:r>
        <w:rPr>
          <w:rFonts w:ascii="Arial" w:eastAsia="Arial" w:hAnsi="Arial" w:cs="Arial"/>
        </w:rPr>
        <w:t xml:space="preserve"> </w:t>
      </w:r>
      <w:r>
        <w:rPr>
          <w:rFonts w:ascii="Arial" w:eastAsia="Arial" w:hAnsi="Arial" w:cs="Arial"/>
        </w:rPr>
        <w:tab/>
      </w:r>
      <w:r>
        <w:t xml:space="preserve">Training Requirements  </w:t>
      </w:r>
    </w:p>
    <w:p w14:paraId="302CF9C8" w14:textId="77777777" w:rsidR="00AD7627" w:rsidRDefault="00AD7627" w:rsidP="00AD7627">
      <w:pPr>
        <w:spacing w:after="212" w:line="259" w:lineRule="auto"/>
        <w:ind w:left="1076" w:right="0"/>
        <w:jc w:val="left"/>
      </w:pPr>
      <w:r>
        <w:rPr>
          <w:b/>
          <w:i w:val="0"/>
          <w:color w:val="000000"/>
          <w:u w:val="single" w:color="000000"/>
        </w:rPr>
        <w:t>ID# Use -7- Name: Tutorial</w:t>
      </w:r>
      <w:r>
        <w:rPr>
          <w:b/>
          <w:i w:val="0"/>
          <w:color w:val="000000"/>
        </w:rPr>
        <w:t xml:space="preserve"> </w:t>
      </w:r>
    </w:p>
    <w:p w14:paraId="48774B17" w14:textId="77777777" w:rsidR="00AD7627" w:rsidRDefault="00AD7627" w:rsidP="00AD7627">
      <w:pPr>
        <w:spacing w:after="214" w:line="265" w:lineRule="auto"/>
        <w:ind w:left="1436" w:right="0"/>
      </w:pPr>
      <w:r>
        <w:rPr>
          <w:b/>
          <w:i w:val="0"/>
          <w:color w:val="000000"/>
        </w:rPr>
        <w:t>Description:</w:t>
      </w:r>
      <w:r>
        <w:rPr>
          <w:i w:val="0"/>
          <w:color w:val="000000"/>
        </w:rPr>
        <w:t xml:space="preserve"> After account creation, users will be put into a tutorial sequence which will teach them the basic mechanics of the game.  </w:t>
      </w:r>
    </w:p>
    <w:p w14:paraId="23889E9A" w14:textId="77777777" w:rsidR="00AD7627" w:rsidRDefault="00AD7627" w:rsidP="00AD7627">
      <w:pPr>
        <w:spacing w:after="214" w:line="265" w:lineRule="auto"/>
        <w:ind w:left="1436" w:right="0"/>
      </w:pPr>
      <w:r>
        <w:rPr>
          <w:b/>
          <w:i w:val="0"/>
          <w:color w:val="000000"/>
        </w:rPr>
        <w:t xml:space="preserve">Rationale: </w:t>
      </w:r>
      <w:r>
        <w:rPr>
          <w:i w:val="0"/>
          <w:color w:val="000000"/>
        </w:rPr>
        <w:t xml:space="preserve">To teach players the basic mechanics of the game. </w:t>
      </w:r>
    </w:p>
    <w:p w14:paraId="4B394D57" w14:textId="77777777" w:rsidR="00AD7627" w:rsidRDefault="00AD7627" w:rsidP="00AD7627">
      <w:pPr>
        <w:spacing w:after="214" w:line="265" w:lineRule="auto"/>
        <w:ind w:left="1436" w:right="0"/>
      </w:pPr>
      <w:r>
        <w:rPr>
          <w:b/>
          <w:i w:val="0"/>
          <w:color w:val="000000"/>
        </w:rPr>
        <w:t>Fit Criterion:</w:t>
      </w:r>
      <w:r>
        <w:rPr>
          <w:i w:val="0"/>
          <w:color w:val="000000"/>
        </w:rPr>
        <w:t xml:space="preserve">  The tutorial will be created by the game developers. Users will automatically experience the tutorial after completing account creation. The tutorial can be revisited at any time. </w:t>
      </w:r>
    </w:p>
    <w:p w14:paraId="7058E2D0" w14:textId="1ED8EBC5" w:rsidR="00AD7627" w:rsidRDefault="00AD7627" w:rsidP="00AD7627">
      <w:pPr>
        <w:spacing w:after="214" w:line="265" w:lineRule="auto"/>
        <w:ind w:left="1436" w:right="0"/>
      </w:pPr>
      <w:r>
        <w:rPr>
          <w:b/>
          <w:i w:val="0"/>
          <w:color w:val="000000"/>
        </w:rPr>
        <w:lastRenderedPageBreak/>
        <w:t xml:space="preserve">Acceptance Tests:  </w:t>
      </w:r>
      <w:r w:rsidR="0062166F">
        <w:rPr>
          <w:i w:val="0"/>
          <w:color w:val="000000"/>
        </w:rPr>
        <w:t>49, 50</w:t>
      </w:r>
    </w:p>
    <w:p w14:paraId="1D022818" w14:textId="77777777" w:rsidR="00AD7627" w:rsidRDefault="00AD7627" w:rsidP="00AD7627">
      <w:pPr>
        <w:pStyle w:val="Heading3"/>
        <w:ind w:left="355"/>
      </w:pPr>
      <w:r>
        <w:t>17</w:t>
      </w:r>
      <w:r>
        <w:rPr>
          <w:rFonts w:ascii="Arial" w:eastAsia="Arial" w:hAnsi="Arial" w:cs="Arial"/>
        </w:rPr>
        <w:t xml:space="preserve"> </w:t>
      </w:r>
      <w:r>
        <w:t xml:space="preserve">Look and Feel Requirements </w:t>
      </w:r>
    </w:p>
    <w:p w14:paraId="76C8F529" w14:textId="77777777" w:rsidR="00AD7627" w:rsidRDefault="00AD7627" w:rsidP="00AD7627">
      <w:pPr>
        <w:pStyle w:val="Heading4"/>
        <w:tabs>
          <w:tab w:val="center" w:pos="928"/>
          <w:tab w:val="center" w:pos="2913"/>
        </w:tabs>
        <w:ind w:left="0" w:firstLine="0"/>
      </w:pPr>
      <w:r>
        <w:rPr>
          <w:rFonts w:ascii="Calibri" w:eastAsia="Calibri" w:hAnsi="Calibri" w:cs="Calibri"/>
          <w:b w:val="0"/>
          <w:sz w:val="22"/>
        </w:rPr>
        <w:tab/>
      </w:r>
      <w:r>
        <w:t>17a</w:t>
      </w:r>
      <w:r>
        <w:rPr>
          <w:rFonts w:ascii="Arial" w:eastAsia="Arial" w:hAnsi="Arial" w:cs="Arial"/>
        </w:rPr>
        <w:t xml:space="preserve"> </w:t>
      </w:r>
      <w:r>
        <w:rPr>
          <w:rFonts w:ascii="Arial" w:eastAsia="Arial" w:hAnsi="Arial" w:cs="Arial"/>
        </w:rPr>
        <w:tab/>
      </w:r>
      <w:r>
        <w:t xml:space="preserve">Appearance Requirements  </w:t>
      </w:r>
    </w:p>
    <w:p w14:paraId="16721AEF" w14:textId="77777777" w:rsidR="00AD7627" w:rsidRDefault="00AD7627" w:rsidP="00AD7627">
      <w:pPr>
        <w:spacing w:after="212" w:line="259" w:lineRule="auto"/>
        <w:ind w:left="1076" w:right="0"/>
        <w:jc w:val="left"/>
      </w:pPr>
      <w:r>
        <w:rPr>
          <w:b/>
          <w:i w:val="0"/>
          <w:color w:val="000000"/>
          <w:u w:val="single" w:color="000000"/>
        </w:rPr>
        <w:t>ID# LF -1- Name: Color Palette</w:t>
      </w:r>
      <w:r>
        <w:rPr>
          <w:b/>
          <w:i w:val="0"/>
          <w:color w:val="000000"/>
        </w:rPr>
        <w:t xml:space="preserve"> </w:t>
      </w:r>
    </w:p>
    <w:p w14:paraId="3280122D" w14:textId="77777777" w:rsidR="00AD7627" w:rsidRDefault="00AD7627" w:rsidP="00AD7627">
      <w:pPr>
        <w:spacing w:after="214" w:line="265" w:lineRule="auto"/>
        <w:ind w:left="1436" w:right="0"/>
      </w:pPr>
      <w:r>
        <w:rPr>
          <w:b/>
          <w:i w:val="0"/>
          <w:color w:val="000000"/>
        </w:rPr>
        <w:t>Description:</w:t>
      </w:r>
      <w:r>
        <w:rPr>
          <w:i w:val="0"/>
          <w:color w:val="000000"/>
        </w:rPr>
        <w:t xml:space="preserve"> The game shall utilize a nature inspired color palette.  </w:t>
      </w:r>
    </w:p>
    <w:p w14:paraId="76460988" w14:textId="77777777" w:rsidR="00AD7627" w:rsidRDefault="00AD7627" w:rsidP="00AD7627">
      <w:pPr>
        <w:spacing w:after="214" w:line="265" w:lineRule="auto"/>
        <w:ind w:left="1436" w:right="0"/>
      </w:pPr>
      <w:r>
        <w:rPr>
          <w:b/>
          <w:i w:val="0"/>
          <w:color w:val="000000"/>
        </w:rPr>
        <w:t xml:space="preserve">Rationale: </w:t>
      </w:r>
      <w:r>
        <w:rPr>
          <w:i w:val="0"/>
          <w:color w:val="000000"/>
        </w:rPr>
        <w:t xml:space="preserve">A nature inspired color palette fits in with the setting that the game is played in. </w:t>
      </w:r>
    </w:p>
    <w:p w14:paraId="77E8A7A8" w14:textId="77777777" w:rsidR="00AD7627" w:rsidRDefault="00AD7627" w:rsidP="00AD7627">
      <w:pPr>
        <w:spacing w:after="214" w:line="265" w:lineRule="auto"/>
        <w:ind w:left="1436" w:right="0"/>
      </w:pPr>
      <w:r>
        <w:rPr>
          <w:b/>
          <w:i w:val="0"/>
          <w:color w:val="000000"/>
        </w:rPr>
        <w:t>Fit Criterion:</w:t>
      </w:r>
      <w:r>
        <w:rPr>
          <w:i w:val="0"/>
          <w:color w:val="000000"/>
        </w:rPr>
        <w:t xml:space="preserve">  The client shall approve of the color palette, or potential changes.</w:t>
      </w:r>
    </w:p>
    <w:p w14:paraId="3374BE9C" w14:textId="3B4ADE98" w:rsidR="00AD7627" w:rsidRDefault="00AD7627" w:rsidP="00AD7627">
      <w:pPr>
        <w:spacing w:after="214" w:line="265" w:lineRule="auto"/>
        <w:ind w:left="1436" w:right="0"/>
        <w:rPr>
          <w:i w:val="0"/>
          <w:color w:val="000000"/>
        </w:rPr>
      </w:pPr>
      <w:r>
        <w:rPr>
          <w:b/>
          <w:i w:val="0"/>
          <w:color w:val="000000"/>
        </w:rPr>
        <w:t xml:space="preserve">Acceptance Tests:  </w:t>
      </w:r>
      <w:r w:rsidR="0062166F">
        <w:rPr>
          <w:i w:val="0"/>
          <w:color w:val="000000"/>
        </w:rPr>
        <w:t>51</w:t>
      </w:r>
    </w:p>
    <w:p w14:paraId="20C133C6" w14:textId="77777777" w:rsidR="00AD7627" w:rsidRDefault="00AD7627" w:rsidP="00AD7627">
      <w:pPr>
        <w:spacing w:after="212" w:line="259" w:lineRule="auto"/>
        <w:ind w:left="1076" w:right="0"/>
        <w:jc w:val="left"/>
      </w:pPr>
      <w:r>
        <w:rPr>
          <w:b/>
          <w:i w:val="0"/>
          <w:color w:val="000000"/>
        </w:rPr>
        <w:tab/>
      </w:r>
      <w:r>
        <w:rPr>
          <w:i w:val="0"/>
          <w:color w:val="000000"/>
        </w:rPr>
        <w:t xml:space="preserve"> </w:t>
      </w:r>
      <w:r>
        <w:rPr>
          <w:b/>
          <w:i w:val="0"/>
          <w:color w:val="000000"/>
          <w:u w:val="single" w:color="000000"/>
        </w:rPr>
        <w:t>ID# LF -2- Name: Fonts and logos</w:t>
      </w:r>
      <w:r>
        <w:rPr>
          <w:b/>
          <w:i w:val="0"/>
          <w:color w:val="000000"/>
        </w:rPr>
        <w:t xml:space="preserve"> </w:t>
      </w:r>
    </w:p>
    <w:p w14:paraId="2EEC0940" w14:textId="77777777" w:rsidR="00AD7627" w:rsidRDefault="00AD7627" w:rsidP="00AD7627">
      <w:pPr>
        <w:spacing w:after="214" w:line="265" w:lineRule="auto"/>
        <w:ind w:left="1436" w:right="0"/>
      </w:pPr>
      <w:r>
        <w:rPr>
          <w:b/>
          <w:i w:val="0"/>
          <w:color w:val="000000"/>
        </w:rPr>
        <w:t>Description:</w:t>
      </w:r>
      <w:r>
        <w:rPr>
          <w:i w:val="0"/>
          <w:color w:val="000000"/>
        </w:rPr>
        <w:t xml:space="preserve"> The game shall utilize fonts and logos that are simple yet engaging.  </w:t>
      </w:r>
    </w:p>
    <w:p w14:paraId="302B9951" w14:textId="77777777" w:rsidR="00AD7627" w:rsidRDefault="00AD7627" w:rsidP="00AD7627">
      <w:pPr>
        <w:spacing w:after="214" w:line="265" w:lineRule="auto"/>
        <w:ind w:left="1436" w:right="0"/>
      </w:pPr>
      <w:r>
        <w:rPr>
          <w:b/>
          <w:i w:val="0"/>
          <w:color w:val="000000"/>
        </w:rPr>
        <w:t xml:space="preserve">Rationale: </w:t>
      </w:r>
      <w:r>
        <w:rPr>
          <w:i w:val="0"/>
          <w:color w:val="000000"/>
        </w:rPr>
        <w:t>Create a welcoming and fun look and feel for the game.</w:t>
      </w:r>
    </w:p>
    <w:p w14:paraId="13A593B1" w14:textId="77777777" w:rsidR="00AD7627" w:rsidRDefault="00AD7627" w:rsidP="00AD7627">
      <w:pPr>
        <w:spacing w:after="214" w:line="265" w:lineRule="auto"/>
        <w:ind w:left="1436" w:right="0"/>
      </w:pPr>
      <w:r>
        <w:rPr>
          <w:b/>
          <w:i w:val="0"/>
          <w:color w:val="000000"/>
        </w:rPr>
        <w:t>Fit Criterion:</w:t>
      </w:r>
      <w:r>
        <w:rPr>
          <w:i w:val="0"/>
          <w:color w:val="000000"/>
        </w:rPr>
        <w:t xml:space="preserve">  The client shall approve of the all fonts and logos used.</w:t>
      </w:r>
    </w:p>
    <w:p w14:paraId="521FA9EB" w14:textId="3562A0E2" w:rsidR="00AD7627" w:rsidRDefault="00AD7627" w:rsidP="00AD7627">
      <w:pPr>
        <w:spacing w:after="214" w:line="265" w:lineRule="auto"/>
        <w:ind w:left="1436" w:right="0"/>
        <w:rPr>
          <w:i w:val="0"/>
          <w:color w:val="000000"/>
        </w:rPr>
      </w:pPr>
      <w:r>
        <w:rPr>
          <w:b/>
          <w:i w:val="0"/>
          <w:color w:val="000000"/>
        </w:rPr>
        <w:t xml:space="preserve">Acceptance Tests:  </w:t>
      </w:r>
      <w:r w:rsidR="00CC579F">
        <w:rPr>
          <w:i w:val="0"/>
          <w:color w:val="000000"/>
        </w:rPr>
        <w:t>52</w:t>
      </w:r>
    </w:p>
    <w:p w14:paraId="23C67430" w14:textId="77777777" w:rsidR="00AD7627" w:rsidRDefault="00AD7627" w:rsidP="00AD7627">
      <w:pPr>
        <w:spacing w:after="214" w:line="265" w:lineRule="auto"/>
        <w:ind w:right="0"/>
      </w:pPr>
    </w:p>
    <w:p w14:paraId="0F642AC9" w14:textId="77777777" w:rsidR="00AD7627" w:rsidRDefault="00AD7627" w:rsidP="00AD7627">
      <w:pPr>
        <w:pStyle w:val="Heading4"/>
        <w:tabs>
          <w:tab w:val="center" w:pos="935"/>
          <w:tab w:val="center" w:pos="2521"/>
        </w:tabs>
        <w:ind w:left="0" w:firstLine="0"/>
      </w:pPr>
      <w:r>
        <w:rPr>
          <w:rFonts w:ascii="Calibri" w:eastAsia="Calibri" w:hAnsi="Calibri" w:cs="Calibri"/>
          <w:b w:val="0"/>
          <w:sz w:val="22"/>
        </w:rPr>
        <w:tab/>
      </w:r>
      <w:r>
        <w:t>17b</w:t>
      </w:r>
      <w:r>
        <w:rPr>
          <w:rFonts w:ascii="Arial" w:eastAsia="Arial" w:hAnsi="Arial" w:cs="Arial"/>
        </w:rPr>
        <w:t xml:space="preserve"> </w:t>
      </w:r>
      <w:r>
        <w:rPr>
          <w:rFonts w:ascii="Arial" w:eastAsia="Arial" w:hAnsi="Arial" w:cs="Arial"/>
        </w:rPr>
        <w:tab/>
      </w:r>
      <w:r>
        <w:t xml:space="preserve">Style Requirements  </w:t>
      </w:r>
    </w:p>
    <w:p w14:paraId="10CA103A" w14:textId="77777777" w:rsidR="00AD7627" w:rsidRDefault="00AD7627" w:rsidP="00AD7627">
      <w:pPr>
        <w:spacing w:after="212" w:line="259" w:lineRule="auto"/>
        <w:ind w:left="1076" w:right="0"/>
        <w:jc w:val="left"/>
      </w:pPr>
      <w:r>
        <w:rPr>
          <w:b/>
          <w:i w:val="0"/>
          <w:color w:val="000000"/>
          <w:u w:val="single" w:color="000000"/>
        </w:rPr>
        <w:t>ID# LF -3- Name: Style</w:t>
      </w:r>
      <w:r>
        <w:rPr>
          <w:b/>
          <w:i w:val="0"/>
          <w:color w:val="000000"/>
        </w:rPr>
        <w:t xml:space="preserve"> </w:t>
      </w:r>
    </w:p>
    <w:p w14:paraId="32DD452E" w14:textId="77777777" w:rsidR="00AD7627" w:rsidRDefault="00AD7627" w:rsidP="00AD7627">
      <w:pPr>
        <w:spacing w:after="214" w:line="265" w:lineRule="auto"/>
        <w:ind w:left="1436" w:right="0"/>
      </w:pPr>
      <w:r>
        <w:rPr>
          <w:b/>
          <w:i w:val="0"/>
          <w:color w:val="000000"/>
        </w:rPr>
        <w:t>Description:</w:t>
      </w:r>
      <w:r>
        <w:rPr>
          <w:i w:val="0"/>
          <w:color w:val="000000"/>
        </w:rPr>
        <w:t xml:space="preserve"> The presentation of the game shall look fun, welcoming, and engaging.  </w:t>
      </w:r>
    </w:p>
    <w:p w14:paraId="6DB3D3D2" w14:textId="77777777" w:rsidR="00AD7627" w:rsidRDefault="00AD7627" w:rsidP="00AD7627">
      <w:pPr>
        <w:spacing w:after="214" w:line="265" w:lineRule="auto"/>
        <w:ind w:left="1436" w:right="0"/>
      </w:pPr>
      <w:r>
        <w:rPr>
          <w:b/>
          <w:i w:val="0"/>
          <w:color w:val="000000"/>
        </w:rPr>
        <w:t xml:space="preserve">Rationale: </w:t>
      </w:r>
      <w:r>
        <w:rPr>
          <w:i w:val="0"/>
          <w:color w:val="000000"/>
        </w:rPr>
        <w:t xml:space="preserve">Create a welcoming environment where anyone can play. Maintain users by simultaneously providing a fun environment. </w:t>
      </w:r>
    </w:p>
    <w:p w14:paraId="26D1FE86" w14:textId="77777777" w:rsidR="00AD7627" w:rsidRDefault="00AD7627" w:rsidP="00AD7627">
      <w:pPr>
        <w:spacing w:after="214" w:line="265" w:lineRule="auto"/>
        <w:ind w:left="1436" w:right="0"/>
      </w:pPr>
      <w:r>
        <w:rPr>
          <w:b/>
          <w:i w:val="0"/>
          <w:color w:val="000000"/>
        </w:rPr>
        <w:t>Fit Criterion:</w:t>
      </w:r>
      <w:r>
        <w:rPr>
          <w:i w:val="0"/>
          <w:color w:val="000000"/>
        </w:rPr>
        <w:t xml:space="preserve">  After the user’s first time playing, at least 60 percent shall have played for at least 75 percent of their trip. </w:t>
      </w:r>
    </w:p>
    <w:p w14:paraId="611E2F6C" w14:textId="2ADCC557" w:rsidR="00AD7627" w:rsidRDefault="00AD7627" w:rsidP="00AD7627">
      <w:pPr>
        <w:spacing w:after="235" w:line="265" w:lineRule="auto"/>
        <w:ind w:left="1436" w:right="0"/>
      </w:pPr>
      <w:r>
        <w:rPr>
          <w:b/>
          <w:i w:val="0"/>
          <w:color w:val="000000"/>
        </w:rPr>
        <w:t xml:space="preserve">Acceptance Tests: </w:t>
      </w:r>
      <w:r w:rsidR="00CC579F">
        <w:rPr>
          <w:bCs/>
          <w:i w:val="0"/>
          <w:color w:val="000000"/>
        </w:rPr>
        <w:t>53</w:t>
      </w:r>
      <w:r>
        <w:rPr>
          <w:i w:val="0"/>
          <w:color w:val="000000"/>
        </w:rPr>
        <w:t xml:space="preserve"> </w:t>
      </w:r>
    </w:p>
    <w:p w14:paraId="5E0E2CC8" w14:textId="77777777" w:rsidR="00AD7627" w:rsidRDefault="00AD7627" w:rsidP="00AD7627">
      <w:pPr>
        <w:pStyle w:val="Heading3"/>
        <w:ind w:left="355"/>
      </w:pPr>
      <w:r>
        <w:lastRenderedPageBreak/>
        <w:t>18</w:t>
      </w:r>
      <w:r>
        <w:rPr>
          <w:rFonts w:ascii="Arial" w:eastAsia="Arial" w:hAnsi="Arial" w:cs="Arial"/>
        </w:rPr>
        <w:t xml:space="preserve"> </w:t>
      </w:r>
      <w:r>
        <w:t xml:space="preserve">Operational and Environmental Requirements </w:t>
      </w:r>
    </w:p>
    <w:p w14:paraId="60D8D9BC" w14:textId="77777777" w:rsidR="00AD7627" w:rsidRDefault="00AD7627" w:rsidP="00AD7627">
      <w:pPr>
        <w:pStyle w:val="Heading4"/>
        <w:tabs>
          <w:tab w:val="center" w:pos="928"/>
          <w:tab w:val="center" w:pos="3181"/>
        </w:tabs>
        <w:ind w:left="0" w:firstLine="0"/>
      </w:pPr>
      <w:r>
        <w:rPr>
          <w:rFonts w:ascii="Calibri" w:eastAsia="Calibri" w:hAnsi="Calibri" w:cs="Calibri"/>
          <w:b w:val="0"/>
          <w:sz w:val="22"/>
        </w:rPr>
        <w:tab/>
      </w:r>
      <w:r>
        <w:t>18a</w:t>
      </w:r>
      <w:r>
        <w:rPr>
          <w:rFonts w:ascii="Arial" w:eastAsia="Arial" w:hAnsi="Arial" w:cs="Arial"/>
        </w:rPr>
        <w:t xml:space="preserve"> </w:t>
      </w:r>
      <w:r>
        <w:rPr>
          <w:rFonts w:ascii="Arial" w:eastAsia="Arial" w:hAnsi="Arial" w:cs="Arial"/>
        </w:rPr>
        <w:tab/>
      </w:r>
      <w:r>
        <w:t xml:space="preserve">Expected Physical Environment </w:t>
      </w:r>
    </w:p>
    <w:p w14:paraId="7A25DC68" w14:textId="77777777" w:rsidR="00AD7627" w:rsidRDefault="00AD7627" w:rsidP="00AD7627">
      <w:pPr>
        <w:spacing w:after="212" w:line="259" w:lineRule="auto"/>
        <w:ind w:left="1076" w:right="0"/>
        <w:jc w:val="left"/>
      </w:pPr>
      <w:r>
        <w:rPr>
          <w:b/>
          <w:i w:val="0"/>
          <w:color w:val="000000"/>
          <w:u w:val="single" w:color="000000"/>
        </w:rPr>
        <w:t>ID# OE-1- Name: Environment</w:t>
      </w:r>
      <w:r>
        <w:rPr>
          <w:b/>
          <w:i w:val="0"/>
          <w:color w:val="000000"/>
        </w:rPr>
        <w:t xml:space="preserve"> </w:t>
      </w:r>
    </w:p>
    <w:p w14:paraId="19857D31" w14:textId="77777777" w:rsidR="00AD7627" w:rsidRDefault="00AD7627" w:rsidP="00AD7627">
      <w:pPr>
        <w:spacing w:after="214" w:line="265" w:lineRule="auto"/>
        <w:ind w:left="1436" w:right="0"/>
      </w:pPr>
      <w:r>
        <w:rPr>
          <w:b/>
          <w:i w:val="0"/>
          <w:color w:val="000000"/>
        </w:rPr>
        <w:t>Description:</w:t>
      </w:r>
      <w:r>
        <w:rPr>
          <w:i w:val="0"/>
          <w:color w:val="000000"/>
        </w:rPr>
        <w:t xml:space="preserve"> The game shall only be playable at the conservatory. </w:t>
      </w:r>
    </w:p>
    <w:p w14:paraId="31207A92" w14:textId="77777777" w:rsidR="00AD7627" w:rsidRDefault="00AD7627" w:rsidP="00AD7627">
      <w:pPr>
        <w:spacing w:after="214" w:line="265" w:lineRule="auto"/>
        <w:ind w:left="1436" w:right="0"/>
      </w:pPr>
      <w:r>
        <w:rPr>
          <w:b/>
          <w:i w:val="0"/>
          <w:color w:val="000000"/>
        </w:rPr>
        <w:t xml:space="preserve">Rationale: </w:t>
      </w:r>
      <w:r>
        <w:rPr>
          <w:i w:val="0"/>
          <w:color w:val="000000"/>
        </w:rPr>
        <w:t xml:space="preserve">The product is meant to promote visits to the conservatory; therefore, it is only playable at the conservatory. </w:t>
      </w:r>
    </w:p>
    <w:p w14:paraId="460B0E9A" w14:textId="77777777" w:rsidR="00AD7627" w:rsidRDefault="00AD7627" w:rsidP="00AD7627">
      <w:pPr>
        <w:spacing w:after="214" w:line="265" w:lineRule="auto"/>
        <w:ind w:left="1436" w:right="0"/>
      </w:pPr>
      <w:r>
        <w:rPr>
          <w:b/>
          <w:i w:val="0"/>
          <w:color w:val="000000"/>
        </w:rPr>
        <w:t>Fit Criterion:</w:t>
      </w:r>
      <w:r>
        <w:rPr>
          <w:i w:val="0"/>
          <w:color w:val="000000"/>
        </w:rPr>
        <w:t xml:space="preserve">  The product can only be used as intended at the conservatory. Outside of the conservatory, no plant species can be caught. </w:t>
      </w:r>
    </w:p>
    <w:p w14:paraId="313C0270" w14:textId="010ABC01" w:rsidR="00AD7627" w:rsidRDefault="00AD7627" w:rsidP="00AD7627">
      <w:pPr>
        <w:spacing w:after="214" w:line="265" w:lineRule="auto"/>
        <w:ind w:left="1436" w:right="0"/>
      </w:pPr>
      <w:r>
        <w:rPr>
          <w:b/>
          <w:i w:val="0"/>
          <w:color w:val="000000"/>
        </w:rPr>
        <w:t xml:space="preserve">Acceptance Tests:  </w:t>
      </w:r>
      <w:r w:rsidR="00CC579F">
        <w:rPr>
          <w:i w:val="0"/>
          <w:color w:val="000000"/>
        </w:rPr>
        <w:t>54</w:t>
      </w:r>
      <w:r>
        <w:rPr>
          <w:i w:val="0"/>
          <w:color w:val="000000"/>
        </w:rPr>
        <w:t xml:space="preserve"> </w:t>
      </w:r>
    </w:p>
    <w:p w14:paraId="66364A04" w14:textId="77777777" w:rsidR="00AD7627" w:rsidRDefault="00AD7627" w:rsidP="00AD7627">
      <w:pPr>
        <w:pStyle w:val="Heading4"/>
        <w:tabs>
          <w:tab w:val="center" w:pos="935"/>
          <w:tab w:val="center" w:pos="4314"/>
        </w:tabs>
        <w:ind w:left="0" w:firstLine="0"/>
      </w:pPr>
      <w:r>
        <w:rPr>
          <w:rFonts w:ascii="Calibri" w:eastAsia="Calibri" w:hAnsi="Calibri" w:cs="Calibri"/>
          <w:b w:val="0"/>
          <w:sz w:val="22"/>
        </w:rPr>
        <w:tab/>
      </w:r>
      <w:r>
        <w:t>18b</w:t>
      </w:r>
      <w:r>
        <w:rPr>
          <w:rFonts w:ascii="Arial" w:eastAsia="Arial" w:hAnsi="Arial" w:cs="Arial"/>
        </w:rPr>
        <w:t xml:space="preserve"> </w:t>
      </w:r>
      <w:r>
        <w:rPr>
          <w:rFonts w:ascii="Arial" w:eastAsia="Arial" w:hAnsi="Arial" w:cs="Arial"/>
        </w:rPr>
        <w:tab/>
      </w:r>
      <w:r>
        <w:t xml:space="preserve">Requirements for Interfacing with Adjacent Systems </w:t>
      </w:r>
    </w:p>
    <w:p w14:paraId="4BC278A8" w14:textId="77777777" w:rsidR="00AD7627" w:rsidRPr="00B334B0" w:rsidRDefault="00AD7627" w:rsidP="00AD7627">
      <w:pPr>
        <w:spacing w:after="212" w:line="259" w:lineRule="auto"/>
        <w:ind w:left="1076" w:right="0"/>
        <w:jc w:val="left"/>
        <w:rPr>
          <w:bCs/>
        </w:rPr>
      </w:pPr>
      <w:r w:rsidRPr="00B334B0">
        <w:rPr>
          <w:bCs/>
          <w:i w:val="0"/>
          <w:color w:val="000000"/>
          <w:u w:color="000000"/>
        </w:rPr>
        <w:t>The product runs independently without the need for partner applications.</w:t>
      </w:r>
      <w:r w:rsidRPr="00B334B0">
        <w:rPr>
          <w:bCs/>
          <w:i w:val="0"/>
          <w:color w:val="000000"/>
        </w:rPr>
        <w:t xml:space="preserve"> </w:t>
      </w:r>
    </w:p>
    <w:p w14:paraId="7E9BB2DF" w14:textId="77777777" w:rsidR="00AD7627" w:rsidRDefault="00AD7627" w:rsidP="00AD7627">
      <w:pPr>
        <w:pStyle w:val="Heading4"/>
        <w:tabs>
          <w:tab w:val="center" w:pos="920"/>
          <w:tab w:val="center" w:pos="3075"/>
        </w:tabs>
        <w:ind w:left="0" w:firstLine="0"/>
      </w:pPr>
      <w:r>
        <w:rPr>
          <w:rFonts w:ascii="Calibri" w:eastAsia="Calibri" w:hAnsi="Calibri" w:cs="Calibri"/>
          <w:b w:val="0"/>
          <w:sz w:val="22"/>
        </w:rPr>
        <w:tab/>
      </w:r>
      <w:r>
        <w:t>18c</w:t>
      </w:r>
      <w:r>
        <w:rPr>
          <w:rFonts w:ascii="Arial" w:eastAsia="Arial" w:hAnsi="Arial" w:cs="Arial"/>
        </w:rPr>
        <w:t xml:space="preserve"> </w:t>
      </w:r>
      <w:r>
        <w:rPr>
          <w:rFonts w:ascii="Arial" w:eastAsia="Arial" w:hAnsi="Arial" w:cs="Arial"/>
        </w:rPr>
        <w:tab/>
      </w:r>
      <w:r>
        <w:t xml:space="preserve">Productization Requirements </w:t>
      </w:r>
    </w:p>
    <w:p w14:paraId="362A2028" w14:textId="77777777" w:rsidR="00AD7627" w:rsidRDefault="00AD7627" w:rsidP="00AD7627">
      <w:pPr>
        <w:spacing w:after="212" w:line="259" w:lineRule="auto"/>
        <w:ind w:left="1076" w:right="0"/>
        <w:jc w:val="left"/>
      </w:pPr>
      <w:r>
        <w:rPr>
          <w:b/>
          <w:i w:val="0"/>
          <w:color w:val="000000"/>
          <w:u w:val="single" w:color="000000"/>
        </w:rPr>
        <w:t>ID# OE -2- Name: Installation</w:t>
      </w:r>
      <w:r>
        <w:rPr>
          <w:b/>
          <w:i w:val="0"/>
          <w:color w:val="000000"/>
        </w:rPr>
        <w:t xml:space="preserve"> </w:t>
      </w:r>
    </w:p>
    <w:p w14:paraId="09205DD9" w14:textId="77777777" w:rsidR="00AD7627" w:rsidRDefault="00AD7627" w:rsidP="00AD7627">
      <w:pPr>
        <w:spacing w:after="214" w:line="265" w:lineRule="auto"/>
        <w:ind w:left="1436" w:right="0"/>
      </w:pPr>
      <w:r>
        <w:rPr>
          <w:b/>
          <w:i w:val="0"/>
          <w:color w:val="000000"/>
        </w:rPr>
        <w:t>Description:</w:t>
      </w:r>
      <w:r>
        <w:rPr>
          <w:i w:val="0"/>
          <w:color w:val="000000"/>
        </w:rPr>
        <w:t xml:space="preserve"> The product shall be distributed on the Google Play and Apple App Store. These will be the only supported methods of installation.</w:t>
      </w:r>
    </w:p>
    <w:p w14:paraId="39BD13F7" w14:textId="77777777" w:rsidR="00AD7627" w:rsidRDefault="00AD7627" w:rsidP="00AD7627">
      <w:pPr>
        <w:spacing w:after="214" w:line="265" w:lineRule="auto"/>
        <w:ind w:left="1436" w:right="0"/>
      </w:pPr>
      <w:r>
        <w:rPr>
          <w:b/>
          <w:i w:val="0"/>
          <w:color w:val="000000"/>
        </w:rPr>
        <w:t xml:space="preserve">Rationale: </w:t>
      </w:r>
      <w:r>
        <w:rPr>
          <w:i w:val="0"/>
          <w:color w:val="000000"/>
        </w:rPr>
        <w:t xml:space="preserve">Keep the installation easy. The process will be identical to any other mobile app. </w:t>
      </w:r>
    </w:p>
    <w:p w14:paraId="25B3C52C" w14:textId="77777777" w:rsidR="00AD7627" w:rsidRDefault="00AD7627" w:rsidP="00AD7627">
      <w:pPr>
        <w:spacing w:after="214" w:line="265" w:lineRule="auto"/>
        <w:ind w:left="1436" w:right="0"/>
      </w:pPr>
      <w:r>
        <w:rPr>
          <w:b/>
          <w:i w:val="0"/>
          <w:color w:val="000000"/>
        </w:rPr>
        <w:t>Fit Criterion:</w:t>
      </w:r>
      <w:r>
        <w:rPr>
          <w:i w:val="0"/>
          <w:color w:val="000000"/>
        </w:rPr>
        <w:t xml:space="preserve">  Nearly all users are able to install the app without issue.</w:t>
      </w:r>
    </w:p>
    <w:p w14:paraId="7C9FE5AC" w14:textId="453262E1" w:rsidR="00AD7627" w:rsidRDefault="00AD7627" w:rsidP="00AD7627">
      <w:pPr>
        <w:spacing w:after="214" w:line="265" w:lineRule="auto"/>
        <w:ind w:left="1436" w:right="0"/>
      </w:pPr>
      <w:r>
        <w:rPr>
          <w:b/>
          <w:i w:val="0"/>
          <w:color w:val="000000"/>
        </w:rPr>
        <w:t xml:space="preserve">Acceptance Tests:  </w:t>
      </w:r>
      <w:r w:rsidR="00CC579F">
        <w:rPr>
          <w:i w:val="0"/>
          <w:color w:val="000000"/>
        </w:rPr>
        <w:t>55</w:t>
      </w:r>
      <w:r>
        <w:rPr>
          <w:i w:val="0"/>
          <w:color w:val="000000"/>
        </w:rPr>
        <w:t xml:space="preserve"> </w:t>
      </w:r>
    </w:p>
    <w:p w14:paraId="1D3AFCA2" w14:textId="77777777" w:rsidR="00AD7627" w:rsidRDefault="00AD7627" w:rsidP="00AD7627">
      <w:pPr>
        <w:pStyle w:val="Heading4"/>
        <w:tabs>
          <w:tab w:val="center" w:pos="936"/>
          <w:tab w:val="center" w:pos="2679"/>
        </w:tabs>
        <w:ind w:left="0" w:firstLine="0"/>
      </w:pPr>
      <w:r>
        <w:rPr>
          <w:rFonts w:ascii="Calibri" w:eastAsia="Calibri" w:hAnsi="Calibri" w:cs="Calibri"/>
          <w:b w:val="0"/>
          <w:sz w:val="22"/>
        </w:rPr>
        <w:tab/>
      </w:r>
      <w:r>
        <w:t>18d</w:t>
      </w:r>
      <w:r>
        <w:rPr>
          <w:rFonts w:ascii="Arial" w:eastAsia="Arial" w:hAnsi="Arial" w:cs="Arial"/>
        </w:rPr>
        <w:t xml:space="preserve"> </w:t>
      </w:r>
      <w:r>
        <w:rPr>
          <w:rFonts w:ascii="Arial" w:eastAsia="Arial" w:hAnsi="Arial" w:cs="Arial"/>
        </w:rPr>
        <w:tab/>
      </w:r>
      <w:r>
        <w:t xml:space="preserve">Release Requirements  </w:t>
      </w:r>
    </w:p>
    <w:p w14:paraId="7AFAA425" w14:textId="77777777" w:rsidR="00AD7627" w:rsidRDefault="00AD7627" w:rsidP="00AD7627">
      <w:pPr>
        <w:spacing w:after="212" w:line="259" w:lineRule="auto"/>
        <w:ind w:left="1076" w:right="0"/>
        <w:jc w:val="left"/>
      </w:pPr>
      <w:r>
        <w:rPr>
          <w:b/>
          <w:i w:val="0"/>
          <w:color w:val="000000"/>
          <w:u w:val="single" w:color="000000"/>
        </w:rPr>
        <w:t>ID# OE -3- Name: Game Updates</w:t>
      </w:r>
      <w:r>
        <w:rPr>
          <w:b/>
          <w:i w:val="0"/>
          <w:color w:val="000000"/>
        </w:rPr>
        <w:t xml:space="preserve"> </w:t>
      </w:r>
    </w:p>
    <w:p w14:paraId="7C7822B6" w14:textId="77777777" w:rsidR="00AD7627" w:rsidRDefault="00AD7627" w:rsidP="00AD7627">
      <w:pPr>
        <w:spacing w:after="214" w:line="265" w:lineRule="auto"/>
        <w:ind w:left="1436" w:right="0"/>
      </w:pPr>
      <w:r>
        <w:rPr>
          <w:b/>
          <w:i w:val="0"/>
          <w:color w:val="000000"/>
        </w:rPr>
        <w:t>Description:</w:t>
      </w:r>
      <w:r>
        <w:rPr>
          <w:i w:val="0"/>
          <w:color w:val="000000"/>
        </w:rPr>
        <w:t xml:space="preserve"> The product shall receive bug fixes post-launch, as well as seasonal updates that correspond to new exhibits at the conservatory.  </w:t>
      </w:r>
    </w:p>
    <w:p w14:paraId="27D8A950" w14:textId="77777777" w:rsidR="00AD7627" w:rsidRDefault="00AD7627" w:rsidP="00AD7627">
      <w:pPr>
        <w:spacing w:after="214" w:line="265" w:lineRule="auto"/>
        <w:ind w:left="1436" w:right="0"/>
      </w:pPr>
      <w:r>
        <w:rPr>
          <w:b/>
          <w:i w:val="0"/>
          <w:color w:val="000000"/>
        </w:rPr>
        <w:t xml:space="preserve">Rationale: </w:t>
      </w:r>
      <w:r>
        <w:rPr>
          <w:i w:val="0"/>
          <w:color w:val="000000"/>
        </w:rPr>
        <w:t>Keep players engaged by providing a bug-free experience, and more content.</w:t>
      </w:r>
    </w:p>
    <w:p w14:paraId="3DE42C04" w14:textId="77777777" w:rsidR="00AD7627" w:rsidRDefault="00AD7627" w:rsidP="00AD7627">
      <w:pPr>
        <w:spacing w:after="214" w:line="265" w:lineRule="auto"/>
        <w:ind w:left="1436" w:right="0"/>
      </w:pPr>
      <w:r>
        <w:rPr>
          <w:b/>
          <w:i w:val="0"/>
          <w:color w:val="000000"/>
        </w:rPr>
        <w:t>Fit Criterion:</w:t>
      </w:r>
      <w:r>
        <w:rPr>
          <w:i w:val="0"/>
          <w:color w:val="000000"/>
        </w:rPr>
        <w:t xml:space="preserve">  Fewer bugs are reported. Player counts stay consistent. </w:t>
      </w:r>
    </w:p>
    <w:p w14:paraId="022866AA" w14:textId="72D41823" w:rsidR="001818AA" w:rsidRPr="003640AB" w:rsidRDefault="00AD7627" w:rsidP="00E32B4B">
      <w:pPr>
        <w:spacing w:after="214" w:line="265" w:lineRule="auto"/>
        <w:ind w:left="1436" w:right="0"/>
      </w:pPr>
      <w:r>
        <w:rPr>
          <w:b/>
          <w:i w:val="0"/>
          <w:color w:val="000000"/>
        </w:rPr>
        <w:lastRenderedPageBreak/>
        <w:t xml:space="preserve">Acceptance Tests:  </w:t>
      </w:r>
      <w:r w:rsidR="00CC579F">
        <w:rPr>
          <w:i w:val="0"/>
          <w:color w:val="000000"/>
        </w:rPr>
        <w:t>22</w:t>
      </w:r>
    </w:p>
    <w:p w14:paraId="20C21974" w14:textId="0685BA41" w:rsidR="0071544E" w:rsidRPr="0071544E" w:rsidRDefault="0071544E" w:rsidP="0071544E">
      <w:pPr>
        <w:pStyle w:val="Heading3"/>
        <w:ind w:left="355"/>
      </w:pPr>
      <w:r>
        <w:t>19</w:t>
      </w:r>
      <w:r>
        <w:rPr>
          <w:rFonts w:ascii="Arial" w:eastAsia="Arial" w:hAnsi="Arial" w:cs="Arial"/>
        </w:rPr>
        <w:t xml:space="preserve"> </w:t>
      </w:r>
      <w:r>
        <w:t xml:space="preserve">Cultural and Political Requirements </w:t>
      </w:r>
    </w:p>
    <w:p w14:paraId="3EF95995" w14:textId="26C64E99" w:rsidR="00396402" w:rsidRDefault="00396402" w:rsidP="00396402">
      <w:pPr>
        <w:pStyle w:val="Heading4"/>
        <w:tabs>
          <w:tab w:val="center" w:pos="936"/>
          <w:tab w:val="center" w:pos="2679"/>
        </w:tabs>
        <w:ind w:left="0" w:firstLine="0"/>
      </w:pPr>
      <w:r>
        <w:rPr>
          <w:rFonts w:ascii="Calibri" w:eastAsia="Calibri" w:hAnsi="Calibri" w:cs="Calibri"/>
          <w:b w:val="0"/>
          <w:sz w:val="22"/>
        </w:rPr>
        <w:tab/>
      </w:r>
      <w:r>
        <w:t>19a</w:t>
      </w:r>
      <w:r>
        <w:rPr>
          <w:rFonts w:ascii="Arial" w:eastAsia="Arial" w:hAnsi="Arial" w:cs="Arial"/>
        </w:rPr>
        <w:t xml:space="preserve"> </w:t>
      </w:r>
      <w:r>
        <w:rPr>
          <w:rFonts w:ascii="Arial" w:eastAsia="Arial" w:hAnsi="Arial" w:cs="Arial"/>
        </w:rPr>
        <w:tab/>
      </w:r>
      <w:r w:rsidRPr="00396402">
        <w:t>Cultural Requirements</w:t>
      </w:r>
    </w:p>
    <w:p w14:paraId="7EEE8E47" w14:textId="691B8CF2" w:rsidR="00396402" w:rsidRDefault="00396402" w:rsidP="00396402">
      <w:pPr>
        <w:spacing w:after="212" w:line="259" w:lineRule="auto"/>
        <w:ind w:left="1076" w:right="0"/>
        <w:jc w:val="left"/>
      </w:pPr>
      <w:r>
        <w:rPr>
          <w:b/>
          <w:i w:val="0"/>
          <w:color w:val="000000"/>
          <w:u w:val="single" w:color="000000"/>
        </w:rPr>
        <w:t xml:space="preserve">ID# </w:t>
      </w:r>
      <w:r w:rsidR="00047775">
        <w:rPr>
          <w:b/>
          <w:i w:val="0"/>
          <w:color w:val="000000"/>
          <w:u w:val="single" w:color="000000"/>
        </w:rPr>
        <w:t>CR</w:t>
      </w:r>
      <w:r>
        <w:rPr>
          <w:b/>
          <w:i w:val="0"/>
          <w:color w:val="000000"/>
          <w:u w:val="single" w:color="000000"/>
        </w:rPr>
        <w:t xml:space="preserve"> -</w:t>
      </w:r>
      <w:r w:rsidR="00627482">
        <w:rPr>
          <w:b/>
          <w:i w:val="0"/>
          <w:color w:val="000000"/>
          <w:u w:val="single" w:color="000000"/>
        </w:rPr>
        <w:t>1</w:t>
      </w:r>
      <w:r>
        <w:rPr>
          <w:b/>
          <w:i w:val="0"/>
          <w:color w:val="000000"/>
          <w:u w:val="single" w:color="000000"/>
        </w:rPr>
        <w:t xml:space="preserve">- Name: </w:t>
      </w:r>
      <w:r w:rsidR="00627482" w:rsidRPr="00627482">
        <w:rPr>
          <w:b/>
          <w:i w:val="0"/>
          <w:color w:val="000000"/>
          <w:u w:val="single" w:color="000000"/>
        </w:rPr>
        <w:t>Content Sensitivity</w:t>
      </w:r>
    </w:p>
    <w:p w14:paraId="20D5423D" w14:textId="173B8663" w:rsidR="00396402" w:rsidRDefault="00396402" w:rsidP="00396402">
      <w:pPr>
        <w:spacing w:after="214" w:line="265" w:lineRule="auto"/>
        <w:ind w:left="1436" w:right="0"/>
      </w:pPr>
      <w:r>
        <w:rPr>
          <w:b/>
          <w:i w:val="0"/>
          <w:color w:val="000000"/>
        </w:rPr>
        <w:t>Description:</w:t>
      </w:r>
      <w:r>
        <w:rPr>
          <w:i w:val="0"/>
          <w:color w:val="000000"/>
        </w:rPr>
        <w:t xml:space="preserve"> </w:t>
      </w:r>
      <w:r w:rsidR="00627482">
        <w:rPr>
          <w:i w:val="0"/>
          <w:color w:val="000000"/>
        </w:rPr>
        <w:t xml:space="preserve">The product content and imagery shall not include elements that could be offensive, derogatory, culturally insensitive to any religious, ethnic, or social groups. </w:t>
      </w:r>
    </w:p>
    <w:p w14:paraId="305AEF29" w14:textId="13E6FB74" w:rsidR="00396402" w:rsidRDefault="00396402" w:rsidP="00396402">
      <w:pPr>
        <w:spacing w:after="214" w:line="265" w:lineRule="auto"/>
        <w:ind w:left="1436" w:right="0"/>
      </w:pPr>
      <w:r>
        <w:rPr>
          <w:b/>
          <w:i w:val="0"/>
          <w:color w:val="000000"/>
        </w:rPr>
        <w:t xml:space="preserve">Rationale: </w:t>
      </w:r>
      <w:r w:rsidR="00B059D4">
        <w:rPr>
          <w:i w:val="0"/>
          <w:color w:val="000000"/>
        </w:rPr>
        <w:t xml:space="preserve">This requirement ensures that the content of the product remains inclusive and respectful of diverse cultural backgrounds, promoting a positive user experience for everyone. </w:t>
      </w:r>
      <w:r>
        <w:rPr>
          <w:i w:val="0"/>
          <w:color w:val="000000"/>
        </w:rPr>
        <w:t xml:space="preserve"> </w:t>
      </w:r>
    </w:p>
    <w:p w14:paraId="2B95B8EF" w14:textId="26D0A001" w:rsidR="00396402" w:rsidRDefault="00396402" w:rsidP="00396402">
      <w:pPr>
        <w:spacing w:after="214" w:line="265" w:lineRule="auto"/>
        <w:ind w:left="1436" w:right="0"/>
      </w:pPr>
      <w:r>
        <w:rPr>
          <w:b/>
          <w:i w:val="0"/>
          <w:color w:val="000000"/>
        </w:rPr>
        <w:t>Fit Criterion:</w:t>
      </w:r>
      <w:r>
        <w:rPr>
          <w:i w:val="0"/>
          <w:color w:val="000000"/>
        </w:rPr>
        <w:t xml:space="preserve">  </w:t>
      </w:r>
      <w:r w:rsidR="0034614A">
        <w:rPr>
          <w:i w:val="0"/>
          <w:color w:val="000000"/>
        </w:rPr>
        <w:t xml:space="preserve">The product shall be reviewed by a diverse group of people to ensure that nothing offensive is contained in the game. </w:t>
      </w:r>
    </w:p>
    <w:p w14:paraId="2EFCB41A" w14:textId="411E89BD" w:rsidR="001818AA" w:rsidRPr="00CC579F" w:rsidRDefault="00396402" w:rsidP="00396402">
      <w:pPr>
        <w:spacing w:after="214" w:line="265" w:lineRule="auto"/>
        <w:ind w:left="1436" w:right="0"/>
        <w:rPr>
          <w:bCs/>
          <w:i w:val="0"/>
          <w:color w:val="000000"/>
        </w:rPr>
      </w:pPr>
      <w:r>
        <w:rPr>
          <w:b/>
          <w:i w:val="0"/>
          <w:color w:val="000000"/>
        </w:rPr>
        <w:t xml:space="preserve">Acceptance Tests: </w:t>
      </w:r>
      <w:r w:rsidR="00CC579F">
        <w:rPr>
          <w:bCs/>
          <w:i w:val="0"/>
          <w:color w:val="000000"/>
        </w:rPr>
        <w:t>56, 57</w:t>
      </w:r>
    </w:p>
    <w:p w14:paraId="16BD332F" w14:textId="7ED5A1F7" w:rsidR="00627FB2" w:rsidRDefault="00627FB2" w:rsidP="00627FB2">
      <w:pPr>
        <w:spacing w:after="212" w:line="259" w:lineRule="auto"/>
        <w:ind w:left="1076" w:right="0"/>
        <w:jc w:val="left"/>
      </w:pPr>
      <w:r>
        <w:rPr>
          <w:b/>
          <w:i w:val="0"/>
          <w:color w:val="000000"/>
          <w:u w:val="single" w:color="000000"/>
        </w:rPr>
        <w:t xml:space="preserve">ID# CR -2- Name: </w:t>
      </w:r>
      <w:r w:rsidRPr="00627FB2">
        <w:rPr>
          <w:b/>
          <w:i w:val="0"/>
          <w:color w:val="000000"/>
          <w:u w:val="single" w:color="000000"/>
        </w:rPr>
        <w:t>Cultural Awareness</w:t>
      </w:r>
    </w:p>
    <w:p w14:paraId="563F9815" w14:textId="77777777" w:rsidR="00627FB2" w:rsidRPr="00627FB2" w:rsidRDefault="00627FB2" w:rsidP="00627FB2">
      <w:pPr>
        <w:spacing w:after="214" w:line="265" w:lineRule="auto"/>
        <w:ind w:left="1436" w:right="0"/>
        <w:rPr>
          <w:i w:val="0"/>
          <w:color w:val="000000"/>
        </w:rPr>
      </w:pPr>
      <w:r>
        <w:rPr>
          <w:b/>
          <w:i w:val="0"/>
          <w:color w:val="000000"/>
        </w:rPr>
        <w:t>Description:</w:t>
      </w:r>
      <w:r>
        <w:rPr>
          <w:i w:val="0"/>
          <w:color w:val="000000"/>
        </w:rPr>
        <w:t xml:space="preserve"> </w:t>
      </w:r>
      <w:r w:rsidRPr="00627FB2">
        <w:rPr>
          <w:i w:val="0"/>
          <w:color w:val="000000"/>
        </w:rPr>
        <w:t>The product shall incorporate features or information that demonstrate an awareness and consideration of various cultural norms, practices, and holidays.</w:t>
      </w:r>
    </w:p>
    <w:p w14:paraId="747F91DC" w14:textId="523EAF87" w:rsidR="00627FB2" w:rsidRDefault="00627FB2" w:rsidP="00627FB2">
      <w:pPr>
        <w:spacing w:after="214" w:line="265" w:lineRule="auto"/>
        <w:ind w:left="1436" w:right="0"/>
      </w:pPr>
      <w:r>
        <w:rPr>
          <w:b/>
          <w:i w:val="0"/>
          <w:color w:val="000000"/>
        </w:rPr>
        <w:t xml:space="preserve">Rationale: </w:t>
      </w:r>
      <w:r w:rsidRPr="00627FB2">
        <w:rPr>
          <w:i w:val="0"/>
          <w:color w:val="000000"/>
        </w:rPr>
        <w:t>This requirement aims to enhance user engagement by recognizing and respecting the diversity of cultural practices among potential users</w:t>
      </w:r>
      <w:r>
        <w:rPr>
          <w:i w:val="0"/>
          <w:color w:val="000000"/>
        </w:rPr>
        <w:t xml:space="preserve">.  </w:t>
      </w:r>
    </w:p>
    <w:p w14:paraId="5D0B958A" w14:textId="7B91A3A7" w:rsidR="00627FB2" w:rsidRPr="00627FB2" w:rsidRDefault="00627FB2" w:rsidP="00627FB2">
      <w:pPr>
        <w:spacing w:after="214" w:line="265" w:lineRule="auto"/>
        <w:ind w:left="1436" w:right="0"/>
        <w:rPr>
          <w:i w:val="0"/>
          <w:color w:val="000000"/>
        </w:rPr>
      </w:pPr>
      <w:r>
        <w:rPr>
          <w:b/>
          <w:i w:val="0"/>
          <w:color w:val="000000"/>
        </w:rPr>
        <w:t>Fit Criterion:</w:t>
      </w:r>
      <w:r>
        <w:rPr>
          <w:i w:val="0"/>
          <w:color w:val="000000"/>
        </w:rPr>
        <w:t xml:space="preserve">  </w:t>
      </w:r>
      <w:r w:rsidRPr="00627FB2">
        <w:rPr>
          <w:i w:val="0"/>
          <w:color w:val="000000"/>
        </w:rPr>
        <w:t>The product shall provide features such as the option to view content in multiple languages, display relevant cultural holidays</w:t>
      </w:r>
      <w:r>
        <w:rPr>
          <w:i w:val="0"/>
          <w:color w:val="000000"/>
        </w:rPr>
        <w:t xml:space="preserve"> relevant to the Conservatory</w:t>
      </w:r>
      <w:r w:rsidRPr="00627FB2">
        <w:rPr>
          <w:i w:val="0"/>
          <w:color w:val="000000"/>
        </w:rPr>
        <w:t>, and avoid scheduling notifications or events on significant cultural observance days.</w:t>
      </w:r>
    </w:p>
    <w:p w14:paraId="3302CE58" w14:textId="1C0F9843" w:rsidR="00627FB2" w:rsidRDefault="00627FB2" w:rsidP="00627FB2">
      <w:pPr>
        <w:spacing w:after="214" w:line="265" w:lineRule="auto"/>
        <w:ind w:left="1436" w:right="0"/>
        <w:rPr>
          <w:i w:val="0"/>
          <w:color w:val="000000"/>
        </w:rPr>
      </w:pPr>
      <w:r>
        <w:rPr>
          <w:b/>
          <w:i w:val="0"/>
          <w:color w:val="000000"/>
        </w:rPr>
        <w:t xml:space="preserve">Acceptance Tests:  </w:t>
      </w:r>
      <w:r w:rsidR="00CC579F" w:rsidRPr="00CC579F">
        <w:rPr>
          <w:bCs/>
          <w:i w:val="0"/>
          <w:color w:val="000000"/>
        </w:rPr>
        <w:t>58</w:t>
      </w:r>
    </w:p>
    <w:p w14:paraId="06FEB284" w14:textId="77777777" w:rsidR="00396402" w:rsidRDefault="00396402" w:rsidP="00396402">
      <w:pPr>
        <w:spacing w:after="214" w:line="265" w:lineRule="auto"/>
        <w:ind w:left="1436" w:right="0"/>
      </w:pPr>
    </w:p>
    <w:p w14:paraId="70F48769" w14:textId="06C88096" w:rsidR="00396402" w:rsidRDefault="00396402" w:rsidP="00396402">
      <w:pPr>
        <w:pStyle w:val="Heading4"/>
        <w:tabs>
          <w:tab w:val="center" w:pos="936"/>
          <w:tab w:val="center" w:pos="2679"/>
        </w:tabs>
        <w:ind w:left="0" w:firstLine="0"/>
      </w:pPr>
      <w:r>
        <w:tab/>
        <w:t>19b</w:t>
      </w:r>
      <w:r>
        <w:rPr>
          <w:rFonts w:ascii="Arial" w:eastAsia="Arial" w:hAnsi="Arial" w:cs="Arial"/>
        </w:rPr>
        <w:t xml:space="preserve"> </w:t>
      </w:r>
      <w:r>
        <w:rPr>
          <w:rFonts w:ascii="Arial" w:eastAsia="Arial" w:hAnsi="Arial" w:cs="Arial"/>
        </w:rPr>
        <w:tab/>
      </w:r>
      <w:r w:rsidRPr="00396402">
        <w:t>Political Requirements</w:t>
      </w:r>
    </w:p>
    <w:p w14:paraId="6FFBC88B" w14:textId="30E5F9DF" w:rsidR="00396402" w:rsidRDefault="00396402" w:rsidP="00396402">
      <w:pPr>
        <w:spacing w:after="212" w:line="259" w:lineRule="auto"/>
        <w:ind w:left="1076" w:right="0"/>
        <w:jc w:val="left"/>
      </w:pPr>
      <w:r>
        <w:rPr>
          <w:b/>
          <w:i w:val="0"/>
          <w:color w:val="000000"/>
          <w:u w:val="single" w:color="000000"/>
        </w:rPr>
        <w:t xml:space="preserve">ID# </w:t>
      </w:r>
      <w:r w:rsidR="00627482">
        <w:rPr>
          <w:b/>
          <w:i w:val="0"/>
          <w:color w:val="000000"/>
          <w:u w:val="single" w:color="000000"/>
        </w:rPr>
        <w:t>P</w:t>
      </w:r>
      <w:r w:rsidR="00047775">
        <w:rPr>
          <w:b/>
          <w:i w:val="0"/>
          <w:color w:val="000000"/>
          <w:u w:val="single" w:color="000000"/>
        </w:rPr>
        <w:t>R</w:t>
      </w:r>
      <w:r>
        <w:rPr>
          <w:b/>
          <w:i w:val="0"/>
          <w:color w:val="000000"/>
          <w:u w:val="single" w:color="000000"/>
        </w:rPr>
        <w:t xml:space="preserve"> -</w:t>
      </w:r>
      <w:r w:rsidR="00627482">
        <w:rPr>
          <w:b/>
          <w:i w:val="0"/>
          <w:color w:val="000000"/>
          <w:u w:val="single" w:color="000000"/>
        </w:rPr>
        <w:t>1</w:t>
      </w:r>
      <w:r>
        <w:rPr>
          <w:b/>
          <w:i w:val="0"/>
          <w:color w:val="000000"/>
          <w:u w:val="single" w:color="000000"/>
        </w:rPr>
        <w:t xml:space="preserve">- Name: </w:t>
      </w:r>
      <w:r w:rsidR="00627FB2" w:rsidRPr="00627FB2">
        <w:rPr>
          <w:b/>
          <w:i w:val="0"/>
          <w:color w:val="000000"/>
          <w:u w:val="single" w:color="000000"/>
        </w:rPr>
        <w:t>Compliance with Organizational Politics</w:t>
      </w:r>
    </w:p>
    <w:p w14:paraId="29497103" w14:textId="26236E12" w:rsidR="00396402" w:rsidRDefault="00396402" w:rsidP="00396402">
      <w:pPr>
        <w:spacing w:after="214" w:line="265" w:lineRule="auto"/>
        <w:ind w:left="1436" w:right="0"/>
      </w:pPr>
      <w:r>
        <w:rPr>
          <w:b/>
          <w:i w:val="0"/>
          <w:color w:val="000000"/>
        </w:rPr>
        <w:t>Description:</w:t>
      </w:r>
      <w:r>
        <w:rPr>
          <w:i w:val="0"/>
          <w:color w:val="000000"/>
        </w:rPr>
        <w:t xml:space="preserve"> The product shall </w:t>
      </w:r>
      <w:r w:rsidR="0071544E">
        <w:rPr>
          <w:i w:val="0"/>
          <w:color w:val="000000"/>
        </w:rPr>
        <w:t xml:space="preserve">comply with any internal political directives or preferences set forth by key stakeholders within the client company. </w:t>
      </w:r>
    </w:p>
    <w:p w14:paraId="018144F4" w14:textId="34280C4F" w:rsidR="00396402" w:rsidRDefault="00396402" w:rsidP="00396402">
      <w:pPr>
        <w:spacing w:after="214" w:line="265" w:lineRule="auto"/>
        <w:ind w:left="1436" w:right="0"/>
      </w:pPr>
      <w:r>
        <w:rPr>
          <w:b/>
          <w:i w:val="0"/>
          <w:color w:val="000000"/>
        </w:rPr>
        <w:lastRenderedPageBreak/>
        <w:t xml:space="preserve">Rationale: </w:t>
      </w:r>
      <w:r w:rsidR="0071544E" w:rsidRPr="0071544E">
        <w:rPr>
          <w:i w:val="0"/>
          <w:color w:val="000000"/>
        </w:rPr>
        <w:t>This requirement recognizes that internal political dynamics within the client organization may impact product development decisions</w:t>
      </w:r>
      <w:r w:rsidR="0071544E">
        <w:rPr>
          <w:i w:val="0"/>
          <w:color w:val="000000"/>
        </w:rPr>
        <w:t>.</w:t>
      </w:r>
    </w:p>
    <w:p w14:paraId="573EF558" w14:textId="01557E18" w:rsidR="00396402" w:rsidRPr="00AD6D44" w:rsidRDefault="00396402" w:rsidP="00AD6D44">
      <w:pPr>
        <w:spacing w:after="214" w:line="265" w:lineRule="auto"/>
        <w:ind w:left="1436" w:right="0"/>
        <w:rPr>
          <w:i w:val="0"/>
          <w:color w:val="000000"/>
        </w:rPr>
      </w:pPr>
      <w:r>
        <w:rPr>
          <w:b/>
          <w:i w:val="0"/>
          <w:color w:val="000000"/>
        </w:rPr>
        <w:t>Fit Criterion:</w:t>
      </w:r>
      <w:r w:rsidR="001818AA">
        <w:rPr>
          <w:i w:val="0"/>
          <w:color w:val="000000"/>
        </w:rPr>
        <w:t xml:space="preserve"> </w:t>
      </w:r>
      <w:r w:rsidR="00AD6D44" w:rsidRPr="00AD6D44">
        <w:rPr>
          <w:i w:val="0"/>
          <w:color w:val="000000"/>
        </w:rPr>
        <w:t>Documented evidence of compliance with internal political directives shall be provided, demonstrating adherence to specific organizational preferences.</w:t>
      </w:r>
    </w:p>
    <w:p w14:paraId="7AA03091" w14:textId="6F157583" w:rsidR="00396402" w:rsidRPr="00CC579F" w:rsidRDefault="00396402" w:rsidP="00CC579F">
      <w:pPr>
        <w:spacing w:after="214" w:line="265" w:lineRule="auto"/>
        <w:ind w:left="1436" w:right="0"/>
        <w:rPr>
          <w:bCs/>
          <w:i w:val="0"/>
          <w:color w:val="000000"/>
        </w:rPr>
      </w:pPr>
      <w:r>
        <w:rPr>
          <w:b/>
          <w:i w:val="0"/>
          <w:color w:val="000000"/>
        </w:rPr>
        <w:t xml:space="preserve">Acceptance Tests: </w:t>
      </w:r>
      <w:r w:rsidR="00CC579F">
        <w:rPr>
          <w:bCs/>
          <w:i w:val="0"/>
          <w:color w:val="000000"/>
        </w:rPr>
        <w:t>59, 60</w:t>
      </w:r>
    </w:p>
    <w:p w14:paraId="67486FC6" w14:textId="4B0EE784" w:rsidR="0071544E" w:rsidRPr="00437D07" w:rsidRDefault="0071544E" w:rsidP="00437D07">
      <w:pPr>
        <w:pStyle w:val="Heading3"/>
        <w:ind w:left="355"/>
      </w:pPr>
      <w:r>
        <w:t>20</w:t>
      </w:r>
      <w:r>
        <w:rPr>
          <w:rFonts w:ascii="Arial" w:eastAsia="Arial" w:hAnsi="Arial" w:cs="Arial"/>
        </w:rPr>
        <w:t xml:space="preserve"> </w:t>
      </w:r>
      <w:r>
        <w:t>Legal Requirements</w:t>
      </w:r>
    </w:p>
    <w:p w14:paraId="32E630F5" w14:textId="5347099B" w:rsidR="00396402" w:rsidRDefault="00396402" w:rsidP="00396402">
      <w:pPr>
        <w:pStyle w:val="Heading4"/>
        <w:tabs>
          <w:tab w:val="center" w:pos="936"/>
          <w:tab w:val="center" w:pos="2679"/>
        </w:tabs>
        <w:ind w:left="0" w:firstLine="0"/>
      </w:pPr>
      <w:r>
        <w:rPr>
          <w:rFonts w:ascii="Calibri" w:eastAsia="Calibri" w:hAnsi="Calibri" w:cs="Calibri"/>
          <w:b w:val="0"/>
          <w:sz w:val="22"/>
        </w:rPr>
        <w:tab/>
      </w:r>
      <w:r>
        <w:t>20a</w:t>
      </w:r>
      <w:r>
        <w:rPr>
          <w:rFonts w:ascii="Arial" w:eastAsia="Arial" w:hAnsi="Arial" w:cs="Arial"/>
        </w:rPr>
        <w:t xml:space="preserve"> </w:t>
      </w:r>
      <w:r>
        <w:rPr>
          <w:rFonts w:ascii="Arial" w:eastAsia="Arial" w:hAnsi="Arial" w:cs="Arial"/>
        </w:rPr>
        <w:tab/>
      </w:r>
      <w:r w:rsidRPr="00396402">
        <w:t>Compliance Requirements</w:t>
      </w:r>
    </w:p>
    <w:p w14:paraId="43F0FDC5" w14:textId="61FA016A" w:rsidR="00396402" w:rsidRDefault="00396402" w:rsidP="00396402">
      <w:pPr>
        <w:spacing w:after="212" w:line="259" w:lineRule="auto"/>
        <w:ind w:left="1076" w:right="0"/>
        <w:jc w:val="left"/>
      </w:pPr>
      <w:r>
        <w:rPr>
          <w:b/>
          <w:i w:val="0"/>
          <w:color w:val="000000"/>
          <w:u w:val="single" w:color="000000"/>
        </w:rPr>
        <w:t xml:space="preserve">ID# </w:t>
      </w:r>
      <w:r w:rsidR="00AD6D44">
        <w:rPr>
          <w:b/>
          <w:i w:val="0"/>
          <w:color w:val="000000"/>
          <w:u w:val="single" w:color="000000"/>
        </w:rPr>
        <w:t>CR</w:t>
      </w:r>
      <w:r>
        <w:rPr>
          <w:b/>
          <w:i w:val="0"/>
          <w:color w:val="000000"/>
          <w:u w:val="single" w:color="000000"/>
        </w:rPr>
        <w:t xml:space="preserve"> -</w:t>
      </w:r>
      <w:r w:rsidR="00AD6D44">
        <w:rPr>
          <w:b/>
          <w:i w:val="0"/>
          <w:color w:val="000000"/>
          <w:u w:val="single" w:color="000000"/>
        </w:rPr>
        <w:t>1</w:t>
      </w:r>
      <w:r>
        <w:rPr>
          <w:b/>
          <w:i w:val="0"/>
          <w:color w:val="000000"/>
          <w:u w:val="single" w:color="000000"/>
        </w:rPr>
        <w:t xml:space="preserve">- Name: </w:t>
      </w:r>
      <w:r w:rsidR="00AD6D44" w:rsidRPr="00AD6D44">
        <w:rPr>
          <w:b/>
          <w:i w:val="0"/>
          <w:color w:val="000000"/>
          <w:u w:val="single" w:color="000000"/>
        </w:rPr>
        <w:t>Data Protection Compliance</w:t>
      </w:r>
    </w:p>
    <w:p w14:paraId="0F445572" w14:textId="2B4C3C8A" w:rsidR="00396402" w:rsidRPr="00AD6D44" w:rsidRDefault="00396402" w:rsidP="00AD6D44">
      <w:pPr>
        <w:spacing w:after="214" w:line="265" w:lineRule="auto"/>
        <w:ind w:left="1436" w:right="0"/>
        <w:rPr>
          <w:i w:val="0"/>
          <w:color w:val="000000"/>
        </w:rPr>
      </w:pPr>
      <w:r>
        <w:rPr>
          <w:b/>
          <w:i w:val="0"/>
          <w:color w:val="000000"/>
        </w:rPr>
        <w:t>Description:</w:t>
      </w:r>
      <w:r>
        <w:rPr>
          <w:i w:val="0"/>
          <w:color w:val="000000"/>
        </w:rPr>
        <w:t xml:space="preserve"> </w:t>
      </w:r>
      <w:r w:rsidR="00AD6D44" w:rsidRPr="00AD6D44">
        <w:rPr>
          <w:i w:val="0"/>
          <w:color w:val="000000"/>
        </w:rPr>
        <w:t>Personal information processing within the product shall adhere to the regulations outlined in the Data Protection Act, ensuring the privacy and security of individuals' data.</w:t>
      </w:r>
    </w:p>
    <w:p w14:paraId="12706EC9" w14:textId="77777777" w:rsidR="00AD6D44" w:rsidRPr="00AD6D44" w:rsidRDefault="00396402" w:rsidP="00AD6D44">
      <w:pPr>
        <w:spacing w:after="214" w:line="265" w:lineRule="auto"/>
        <w:ind w:left="1436" w:right="0"/>
        <w:rPr>
          <w:i w:val="0"/>
          <w:color w:val="000000"/>
        </w:rPr>
      </w:pPr>
      <w:r>
        <w:rPr>
          <w:b/>
          <w:i w:val="0"/>
          <w:color w:val="000000"/>
        </w:rPr>
        <w:t xml:space="preserve">Rationale: </w:t>
      </w:r>
      <w:r w:rsidR="00AD6D44" w:rsidRPr="00AD6D44">
        <w:rPr>
          <w:i w:val="0"/>
          <w:color w:val="000000"/>
        </w:rPr>
        <w:t>This requirement addresses legal obligations regarding the handling of personal information, safeguarding against potential legal repercussions and protecting individuals' privacy rights.</w:t>
      </w:r>
    </w:p>
    <w:p w14:paraId="3D5A2782" w14:textId="5ED4EB6B" w:rsidR="00396402" w:rsidRPr="00AD6D44" w:rsidRDefault="00396402" w:rsidP="00AD6D44">
      <w:pPr>
        <w:spacing w:after="214" w:line="265" w:lineRule="auto"/>
        <w:ind w:left="1436" w:right="0"/>
        <w:rPr>
          <w:i w:val="0"/>
          <w:color w:val="000000"/>
        </w:rPr>
      </w:pPr>
      <w:r>
        <w:rPr>
          <w:b/>
          <w:i w:val="0"/>
          <w:color w:val="000000"/>
        </w:rPr>
        <w:t>Fit Criterion:</w:t>
      </w:r>
      <w:r w:rsidR="001818AA">
        <w:rPr>
          <w:i w:val="0"/>
          <w:color w:val="000000"/>
        </w:rPr>
        <w:t xml:space="preserve"> </w:t>
      </w:r>
      <w:r w:rsidR="00AD6D44" w:rsidRPr="00AD6D44">
        <w:rPr>
          <w:i w:val="0"/>
          <w:color w:val="000000"/>
        </w:rPr>
        <w:t>Legal opinion provided by the company's legal department confirming compliance with the Data Protection Act.</w:t>
      </w:r>
    </w:p>
    <w:p w14:paraId="4EE78A8A" w14:textId="7D5CD30C" w:rsidR="00437D07" w:rsidRDefault="00396402" w:rsidP="00CC579F">
      <w:pPr>
        <w:spacing w:after="214" w:line="265" w:lineRule="auto"/>
        <w:ind w:left="1436" w:right="0"/>
        <w:rPr>
          <w:i w:val="0"/>
          <w:color w:val="000000"/>
        </w:rPr>
      </w:pPr>
      <w:r>
        <w:rPr>
          <w:b/>
          <w:i w:val="0"/>
          <w:color w:val="000000"/>
        </w:rPr>
        <w:t xml:space="preserve">Acceptance Tests:  </w:t>
      </w:r>
      <w:r w:rsidR="00CC579F">
        <w:rPr>
          <w:i w:val="0"/>
          <w:color w:val="000000"/>
        </w:rPr>
        <w:t>61</w:t>
      </w:r>
    </w:p>
    <w:p w14:paraId="3533C8E0" w14:textId="04E04BEE" w:rsidR="00627FB2" w:rsidRDefault="00627FB2" w:rsidP="00627FB2">
      <w:pPr>
        <w:spacing w:after="212" w:line="259" w:lineRule="auto"/>
        <w:ind w:left="1076" w:right="0"/>
        <w:jc w:val="left"/>
      </w:pPr>
      <w:r>
        <w:rPr>
          <w:b/>
          <w:i w:val="0"/>
          <w:color w:val="000000"/>
          <w:u w:val="single" w:color="000000"/>
        </w:rPr>
        <w:t xml:space="preserve">ID# CR -2- Name: </w:t>
      </w:r>
      <w:r w:rsidRPr="00627FB2">
        <w:rPr>
          <w:b/>
          <w:i w:val="0"/>
          <w:color w:val="000000"/>
          <w:u w:val="single" w:color="000000"/>
        </w:rPr>
        <w:t>Intellectual Property Protection</w:t>
      </w:r>
    </w:p>
    <w:p w14:paraId="2384A894" w14:textId="77777777" w:rsidR="00627FB2" w:rsidRPr="00627FB2" w:rsidRDefault="00627FB2" w:rsidP="00627FB2">
      <w:pPr>
        <w:spacing w:after="214" w:line="265" w:lineRule="auto"/>
        <w:ind w:left="1436" w:right="0"/>
        <w:rPr>
          <w:i w:val="0"/>
          <w:color w:val="000000"/>
        </w:rPr>
      </w:pPr>
      <w:r>
        <w:rPr>
          <w:b/>
          <w:i w:val="0"/>
          <w:color w:val="000000"/>
        </w:rPr>
        <w:t>Description:</w:t>
      </w:r>
      <w:r>
        <w:rPr>
          <w:i w:val="0"/>
          <w:color w:val="000000"/>
        </w:rPr>
        <w:t xml:space="preserve"> </w:t>
      </w:r>
      <w:r w:rsidRPr="00627FB2">
        <w:rPr>
          <w:i w:val="0"/>
          <w:color w:val="000000"/>
        </w:rPr>
        <w:t>The product shall incorporate measures to protect copyrights and other intellectual property rights, preventing infringement and safeguarding the company's proprietary assets.</w:t>
      </w:r>
    </w:p>
    <w:p w14:paraId="17325602" w14:textId="412B3823" w:rsidR="00627FB2" w:rsidRPr="00AD6D44" w:rsidRDefault="00627FB2" w:rsidP="00627FB2">
      <w:pPr>
        <w:spacing w:after="214" w:line="265" w:lineRule="auto"/>
        <w:ind w:left="1436" w:right="0"/>
        <w:rPr>
          <w:i w:val="0"/>
          <w:color w:val="000000"/>
        </w:rPr>
      </w:pPr>
      <w:r>
        <w:rPr>
          <w:b/>
          <w:i w:val="0"/>
          <w:color w:val="000000"/>
        </w:rPr>
        <w:t xml:space="preserve">Rationale: </w:t>
      </w:r>
      <w:r w:rsidRPr="00627FB2">
        <w:rPr>
          <w:i w:val="0"/>
          <w:color w:val="000000"/>
        </w:rPr>
        <w:t>This requirement ensures the protection of intellectual property, reducing the risk of legal disputes and safeguarding the company's creative and innovative work.</w:t>
      </w:r>
    </w:p>
    <w:p w14:paraId="15155BEC" w14:textId="77777777" w:rsidR="00627FB2" w:rsidRPr="00627FB2" w:rsidRDefault="00627FB2" w:rsidP="00627FB2">
      <w:pPr>
        <w:spacing w:after="214" w:line="265" w:lineRule="auto"/>
        <w:ind w:left="1436" w:right="0"/>
        <w:rPr>
          <w:i w:val="0"/>
          <w:color w:val="000000"/>
        </w:rPr>
      </w:pPr>
      <w:r>
        <w:rPr>
          <w:b/>
          <w:i w:val="0"/>
          <w:color w:val="000000"/>
        </w:rPr>
        <w:t>Fit Criterion:</w:t>
      </w:r>
      <w:r>
        <w:rPr>
          <w:i w:val="0"/>
          <w:color w:val="000000"/>
        </w:rPr>
        <w:t xml:space="preserve"> </w:t>
      </w:r>
      <w:r w:rsidRPr="00627FB2">
        <w:rPr>
          <w:i w:val="0"/>
          <w:color w:val="000000"/>
        </w:rPr>
        <w:t>Legal opinion from the company's legal department confirming the implementation of appropriate measures for intellectual property protection.</w:t>
      </w:r>
    </w:p>
    <w:p w14:paraId="4E234A3D" w14:textId="725EE0C5" w:rsidR="00627FB2" w:rsidRDefault="00627FB2" w:rsidP="00CC579F">
      <w:pPr>
        <w:spacing w:after="214" w:line="265" w:lineRule="auto"/>
        <w:ind w:left="1436" w:right="0"/>
        <w:rPr>
          <w:i w:val="0"/>
          <w:color w:val="000000"/>
        </w:rPr>
      </w:pPr>
      <w:r>
        <w:rPr>
          <w:b/>
          <w:i w:val="0"/>
          <w:color w:val="000000"/>
        </w:rPr>
        <w:t xml:space="preserve">Acceptance Tests:  </w:t>
      </w:r>
      <w:r w:rsidR="00CC579F">
        <w:rPr>
          <w:i w:val="0"/>
          <w:color w:val="000000"/>
        </w:rPr>
        <w:t>62, 63</w:t>
      </w:r>
    </w:p>
    <w:p w14:paraId="67B921C1" w14:textId="77777777" w:rsidR="001818AA" w:rsidRDefault="001818AA" w:rsidP="00396402">
      <w:pPr>
        <w:spacing w:after="214" w:line="265" w:lineRule="auto"/>
        <w:ind w:left="1436" w:right="0"/>
        <w:rPr>
          <w:i w:val="0"/>
          <w:color w:val="000000"/>
        </w:rPr>
      </w:pPr>
    </w:p>
    <w:p w14:paraId="156814FD" w14:textId="5D0C0065" w:rsidR="00396402" w:rsidRDefault="00396402" w:rsidP="00396402">
      <w:pPr>
        <w:pStyle w:val="Heading4"/>
        <w:tabs>
          <w:tab w:val="center" w:pos="936"/>
          <w:tab w:val="center" w:pos="2679"/>
        </w:tabs>
        <w:ind w:left="0" w:firstLine="0"/>
      </w:pPr>
      <w:r>
        <w:lastRenderedPageBreak/>
        <w:tab/>
        <w:t>20b</w:t>
      </w:r>
      <w:r>
        <w:rPr>
          <w:rFonts w:ascii="Arial" w:eastAsia="Arial" w:hAnsi="Arial" w:cs="Arial"/>
        </w:rPr>
        <w:t xml:space="preserve"> </w:t>
      </w:r>
      <w:r>
        <w:rPr>
          <w:rFonts w:ascii="Arial" w:eastAsia="Arial" w:hAnsi="Arial" w:cs="Arial"/>
        </w:rPr>
        <w:tab/>
      </w:r>
      <w:r w:rsidRPr="00396402">
        <w:t>Standards Requirements</w:t>
      </w:r>
    </w:p>
    <w:p w14:paraId="54F9F803" w14:textId="7E1C1D1F" w:rsidR="00396402" w:rsidRDefault="00396402" w:rsidP="00396402">
      <w:pPr>
        <w:spacing w:after="212" w:line="259" w:lineRule="auto"/>
        <w:ind w:left="1076" w:right="0"/>
        <w:jc w:val="left"/>
      </w:pPr>
      <w:r>
        <w:rPr>
          <w:b/>
          <w:i w:val="0"/>
          <w:color w:val="000000"/>
          <w:u w:val="single" w:color="000000"/>
        </w:rPr>
        <w:t xml:space="preserve">ID# </w:t>
      </w:r>
      <w:r w:rsidR="00AD6D44">
        <w:rPr>
          <w:b/>
          <w:i w:val="0"/>
          <w:color w:val="000000"/>
          <w:u w:val="single" w:color="000000"/>
        </w:rPr>
        <w:t>SR</w:t>
      </w:r>
      <w:r>
        <w:rPr>
          <w:b/>
          <w:i w:val="0"/>
          <w:color w:val="000000"/>
          <w:u w:val="single" w:color="000000"/>
        </w:rPr>
        <w:t xml:space="preserve"> -</w:t>
      </w:r>
      <w:r w:rsidR="00AD6D44">
        <w:rPr>
          <w:b/>
          <w:i w:val="0"/>
          <w:color w:val="000000"/>
          <w:u w:val="single" w:color="000000"/>
        </w:rPr>
        <w:t>1</w:t>
      </w:r>
      <w:r>
        <w:rPr>
          <w:b/>
          <w:i w:val="0"/>
          <w:color w:val="000000"/>
          <w:u w:val="single" w:color="000000"/>
        </w:rPr>
        <w:t xml:space="preserve">- Name: </w:t>
      </w:r>
      <w:r w:rsidR="001818AA" w:rsidRPr="001818AA">
        <w:rPr>
          <w:b/>
          <w:i w:val="0"/>
          <w:color w:val="000000"/>
          <w:u w:val="single" w:color="000000"/>
        </w:rPr>
        <w:t>Insurance Industry Standards</w:t>
      </w:r>
    </w:p>
    <w:p w14:paraId="14AC7D95" w14:textId="7891EA47" w:rsidR="00396402" w:rsidRDefault="00396402" w:rsidP="00396402">
      <w:pPr>
        <w:spacing w:after="214" w:line="265" w:lineRule="auto"/>
        <w:ind w:left="1436" w:right="0"/>
      </w:pPr>
      <w:r>
        <w:rPr>
          <w:b/>
          <w:i w:val="0"/>
          <w:color w:val="000000"/>
        </w:rPr>
        <w:t>Description:</w:t>
      </w:r>
      <w:r>
        <w:rPr>
          <w:i w:val="0"/>
          <w:color w:val="000000"/>
        </w:rPr>
        <w:t xml:space="preserve"> The product shall </w:t>
      </w:r>
      <w:r w:rsidR="001818AA">
        <w:rPr>
          <w:i w:val="0"/>
          <w:color w:val="000000"/>
        </w:rPr>
        <w:t>adhere to the standards set forth by the insurance industry, ensuring compatibility and compliance with industry-specific requirements.</w:t>
      </w:r>
    </w:p>
    <w:p w14:paraId="4B9288BD" w14:textId="6EDDEDBE" w:rsidR="001818AA" w:rsidRPr="001818AA" w:rsidRDefault="00396402" w:rsidP="001818AA">
      <w:pPr>
        <w:spacing w:after="214" w:line="265" w:lineRule="auto"/>
        <w:ind w:left="1436" w:right="0"/>
        <w:rPr>
          <w:i w:val="0"/>
          <w:color w:val="000000"/>
        </w:rPr>
      </w:pPr>
      <w:r>
        <w:rPr>
          <w:b/>
          <w:i w:val="0"/>
          <w:color w:val="000000"/>
        </w:rPr>
        <w:t xml:space="preserve">Rationale: </w:t>
      </w:r>
      <w:r w:rsidR="001818AA" w:rsidRPr="001818AA">
        <w:rPr>
          <w:i w:val="0"/>
          <w:color w:val="000000"/>
        </w:rPr>
        <w:t xml:space="preserve">This requirement ensures that the product meets the criteria established by the insurance industry, reducing the risk of compatibility issues </w:t>
      </w:r>
      <w:r w:rsidR="00A94CB7">
        <w:rPr>
          <w:i w:val="0"/>
          <w:color w:val="000000"/>
        </w:rPr>
        <w:t>in regard to</w:t>
      </w:r>
      <w:r w:rsidR="001818AA">
        <w:rPr>
          <w:i w:val="0"/>
          <w:color w:val="000000"/>
        </w:rPr>
        <w:t xml:space="preserve"> mapping the Conservatory </w:t>
      </w:r>
      <w:r w:rsidR="001818AA" w:rsidRPr="001818AA">
        <w:rPr>
          <w:i w:val="0"/>
          <w:color w:val="000000"/>
        </w:rPr>
        <w:t>and ensuring acceptance within the sector.</w:t>
      </w:r>
      <w:r w:rsidR="001818AA">
        <w:rPr>
          <w:i w:val="0"/>
          <w:color w:val="000000"/>
        </w:rPr>
        <w:t xml:space="preserve"> </w:t>
      </w:r>
    </w:p>
    <w:p w14:paraId="03C397C6" w14:textId="29EBE30D" w:rsidR="00396402" w:rsidRPr="001818AA" w:rsidRDefault="00396402" w:rsidP="001818AA">
      <w:pPr>
        <w:spacing w:after="214" w:line="265" w:lineRule="auto"/>
        <w:ind w:left="1436" w:right="0"/>
        <w:rPr>
          <w:i w:val="0"/>
          <w:color w:val="000000"/>
        </w:rPr>
      </w:pPr>
      <w:r>
        <w:rPr>
          <w:b/>
          <w:i w:val="0"/>
          <w:color w:val="000000"/>
        </w:rPr>
        <w:t>Fit Criterion:</w:t>
      </w:r>
      <w:r>
        <w:rPr>
          <w:i w:val="0"/>
          <w:color w:val="000000"/>
        </w:rPr>
        <w:t xml:space="preserve">  </w:t>
      </w:r>
      <w:r w:rsidR="001818AA" w:rsidRPr="001818AA">
        <w:rPr>
          <w:i w:val="0"/>
          <w:color w:val="000000"/>
        </w:rPr>
        <w:t>Certification from the designated authority affirming adherence to insurance industry standards.</w:t>
      </w:r>
    </w:p>
    <w:p w14:paraId="0BBD98D1" w14:textId="7636DF11" w:rsidR="001818AA" w:rsidRPr="00CC579F" w:rsidRDefault="00396402" w:rsidP="00CC579F">
      <w:pPr>
        <w:spacing w:after="214" w:line="265" w:lineRule="auto"/>
        <w:ind w:left="1436" w:right="0"/>
        <w:rPr>
          <w:bCs/>
          <w:i w:val="0"/>
          <w:color w:val="000000"/>
        </w:rPr>
      </w:pPr>
      <w:r>
        <w:rPr>
          <w:b/>
          <w:i w:val="0"/>
          <w:color w:val="000000"/>
        </w:rPr>
        <w:t xml:space="preserve">Acceptance Tests:  </w:t>
      </w:r>
      <w:r w:rsidR="00CC579F">
        <w:rPr>
          <w:bCs/>
          <w:i w:val="0"/>
          <w:color w:val="000000"/>
        </w:rPr>
        <w:t>64, 65</w:t>
      </w:r>
    </w:p>
    <w:p w14:paraId="5D014696" w14:textId="09D7FA55" w:rsidR="00362ABD" w:rsidRDefault="00362ABD" w:rsidP="00362ABD">
      <w:pPr>
        <w:pStyle w:val="Heading2"/>
        <w:ind w:left="0" w:firstLine="0"/>
      </w:pPr>
      <w:bookmarkStart w:id="8" w:name="_Toc529138768"/>
      <w:r>
        <w:t>21 Requirements Acceptance Tests</w:t>
      </w:r>
      <w:bookmarkEnd w:id="8"/>
    </w:p>
    <w:p w14:paraId="6AF7704B" w14:textId="3032DF5D" w:rsidR="00362ABD" w:rsidRDefault="00362ABD" w:rsidP="00362ABD">
      <w:pPr>
        <w:pStyle w:val="Heading3"/>
      </w:pPr>
      <w:bookmarkStart w:id="9" w:name="_Toc529138769"/>
      <w:r>
        <w:t>21 a   Requirements – Test Correspondence Summary</w:t>
      </w:r>
      <w:bookmarkEnd w:id="9"/>
    </w:p>
    <w:p w14:paraId="41AFB777" w14:textId="77777777" w:rsidR="00362ABD" w:rsidRPr="006474DC" w:rsidRDefault="00362ABD" w:rsidP="00362ABD">
      <w:pPr>
        <w:pStyle w:val="Level2Text"/>
        <w:keepNext/>
        <w:rPr>
          <w:i/>
          <w:color w:val="FF0000"/>
        </w:rPr>
      </w:pPr>
      <w:r w:rsidRPr="006474DC">
        <w:rPr>
          <w:i/>
          <w:color w:val="FF0000"/>
        </w:rPr>
        <w:object w:dxaOrig="8954" w:dyaOrig="5818" w14:anchorId="5ACBF19F">
          <v:shape id="_x0000_i1025" type="#_x0000_t75" style="width:448.8pt;height:290.4pt" o:ole="">
            <v:imagedata r:id="rId15" o:title=""/>
          </v:shape>
          <o:OLEObject Type="Embed" ProgID="Excel.Sheet.12" ShapeID="_x0000_i1025" DrawAspect="Content" ObjectID="_1763066458" r:id="rId16"/>
        </w:object>
      </w:r>
    </w:p>
    <w:p w14:paraId="0D1E1E9C" w14:textId="6810B030" w:rsidR="00362ABD" w:rsidRDefault="00362ABD" w:rsidP="00362ABD">
      <w:pPr>
        <w:pStyle w:val="Caption"/>
        <w:spacing w:before="0"/>
        <w:jc w:val="center"/>
        <w:rPr>
          <w:i/>
          <w:color w:val="auto"/>
        </w:rPr>
      </w:pPr>
      <w:bookmarkStart w:id="10" w:name="_Toc525378610"/>
      <w:bookmarkStart w:id="11" w:name="_Toc525544241"/>
      <w:r w:rsidRPr="00362ABD">
        <w:rPr>
          <w:i/>
          <w:color w:val="auto"/>
        </w:rPr>
        <w:t xml:space="preserve">Table </w:t>
      </w:r>
      <w:r w:rsidRPr="00362ABD">
        <w:rPr>
          <w:i/>
          <w:color w:val="auto"/>
        </w:rPr>
        <w:fldChar w:fldCharType="begin"/>
      </w:r>
      <w:r w:rsidRPr="00362ABD">
        <w:rPr>
          <w:i/>
          <w:color w:val="auto"/>
        </w:rPr>
        <w:instrText xml:space="preserve"> SEQ Table \* ARABIC </w:instrText>
      </w:r>
      <w:r w:rsidRPr="00362ABD">
        <w:rPr>
          <w:i/>
          <w:color w:val="auto"/>
        </w:rPr>
        <w:fldChar w:fldCharType="separate"/>
      </w:r>
      <w:r w:rsidR="0048398A">
        <w:rPr>
          <w:i/>
          <w:noProof/>
          <w:color w:val="auto"/>
        </w:rPr>
        <w:t>1</w:t>
      </w:r>
      <w:r w:rsidRPr="00362ABD">
        <w:rPr>
          <w:i/>
          <w:color w:val="auto"/>
        </w:rPr>
        <w:fldChar w:fldCharType="end"/>
      </w:r>
      <w:r w:rsidRPr="00362ABD">
        <w:rPr>
          <w:i/>
          <w:color w:val="auto"/>
        </w:rPr>
        <w:t xml:space="preserve"> - Requirements - Acceptance Tests Correspondence</w:t>
      </w:r>
      <w:bookmarkEnd w:id="10"/>
      <w:bookmarkEnd w:id="11"/>
    </w:p>
    <w:p w14:paraId="6AA75E38" w14:textId="31D682E8" w:rsidR="00362ABD" w:rsidRDefault="00362ABD">
      <w:pPr>
        <w:spacing w:after="160" w:line="259" w:lineRule="auto"/>
        <w:ind w:left="0" w:right="0" w:firstLine="0"/>
        <w:jc w:val="left"/>
      </w:pPr>
      <w:r>
        <w:br w:type="page"/>
      </w:r>
    </w:p>
    <w:p w14:paraId="0D68BBBA" w14:textId="77777777" w:rsidR="00362ABD" w:rsidRPr="00362ABD" w:rsidRDefault="00362ABD" w:rsidP="00362ABD"/>
    <w:p w14:paraId="5788F9FF" w14:textId="078684D1" w:rsidR="00362ABD" w:rsidRDefault="00433C8D" w:rsidP="00362ABD">
      <w:pPr>
        <w:pStyle w:val="Heading3"/>
      </w:pPr>
      <w:bookmarkStart w:id="12" w:name="_Toc529138770"/>
      <w:r>
        <w:t xml:space="preserve">21b </w:t>
      </w:r>
      <w:r w:rsidR="00362ABD">
        <w:t>Acceptance Test Descriptions</w:t>
      </w:r>
      <w:bookmarkEnd w:id="12"/>
    </w:p>
    <w:p w14:paraId="34DC2EEE" w14:textId="77777777" w:rsidR="00362ABD" w:rsidRPr="00480317" w:rsidRDefault="00362ABD" w:rsidP="00362ABD">
      <w:pPr>
        <w:pStyle w:val="Level2Text"/>
        <w:rPr>
          <w:b/>
          <w:u w:val="single"/>
        </w:rPr>
      </w:pPr>
      <w:r>
        <w:rPr>
          <w:b/>
          <w:u w:val="single"/>
        </w:rPr>
        <w:t>Test #1</w:t>
      </w:r>
    </w:p>
    <w:p w14:paraId="7E012DEF" w14:textId="77777777" w:rsidR="00362ABD" w:rsidRDefault="00362ABD" w:rsidP="00362ABD">
      <w:pPr>
        <w:pStyle w:val="Level2Text"/>
        <w:ind w:left="1440"/>
      </w:pPr>
      <w:r w:rsidRPr="00480317">
        <w:rPr>
          <w:b/>
        </w:rPr>
        <w:t>Description:</w:t>
      </w:r>
      <w:r>
        <w:t xml:space="preserve">  </w:t>
      </w:r>
      <w:r w:rsidRPr="005A42F8">
        <w:t>Check for all scene transitions, make sure they're at least 0.5 seconds long or greater, accompanied by an animation that leads to the next screen</w:t>
      </w:r>
      <w:r>
        <w:t>.</w:t>
      </w:r>
    </w:p>
    <w:p w14:paraId="0E4C22FD" w14:textId="77777777" w:rsidR="00362ABD" w:rsidRPr="00480317" w:rsidRDefault="00362ABD" w:rsidP="00362ABD">
      <w:pPr>
        <w:pStyle w:val="Level2Text"/>
        <w:rPr>
          <w:b/>
          <w:u w:val="single"/>
        </w:rPr>
      </w:pPr>
      <w:r>
        <w:rPr>
          <w:b/>
          <w:u w:val="single"/>
        </w:rPr>
        <w:t>Test #2</w:t>
      </w:r>
    </w:p>
    <w:p w14:paraId="19E6EC73" w14:textId="77777777" w:rsidR="00362ABD" w:rsidRPr="00480317" w:rsidRDefault="00362ABD" w:rsidP="00362ABD">
      <w:pPr>
        <w:pStyle w:val="Level2Text"/>
        <w:ind w:left="1440"/>
      </w:pPr>
      <w:r w:rsidRPr="00480317">
        <w:rPr>
          <w:b/>
        </w:rPr>
        <w:t>Description:</w:t>
      </w:r>
      <w:r>
        <w:t xml:space="preserve"> </w:t>
      </w:r>
      <w:r w:rsidRPr="005A42F8">
        <w:t>minigameReward function checked to only reward players once minigamePassed is true, and not at other points of the minigame</w:t>
      </w:r>
      <w:r>
        <w:t>.</w:t>
      </w:r>
    </w:p>
    <w:p w14:paraId="4B09B585" w14:textId="77777777" w:rsidR="00362ABD" w:rsidRPr="00480317" w:rsidRDefault="00362ABD" w:rsidP="00362ABD">
      <w:pPr>
        <w:pStyle w:val="Level2Text"/>
        <w:rPr>
          <w:b/>
          <w:u w:val="single"/>
        </w:rPr>
      </w:pPr>
      <w:r>
        <w:rPr>
          <w:b/>
          <w:u w:val="single"/>
        </w:rPr>
        <w:t>Test #3</w:t>
      </w:r>
    </w:p>
    <w:p w14:paraId="4E857C91" w14:textId="77777777" w:rsidR="00362ABD" w:rsidRPr="00480317" w:rsidRDefault="00362ABD" w:rsidP="00362ABD">
      <w:pPr>
        <w:pStyle w:val="Level2Text"/>
        <w:ind w:left="1440"/>
      </w:pPr>
      <w:r w:rsidRPr="00480317">
        <w:rPr>
          <w:b/>
        </w:rPr>
        <w:t>Description:</w:t>
      </w:r>
      <w:r>
        <w:t xml:space="preserve"> </w:t>
      </w:r>
      <w:r w:rsidRPr="005A42F8">
        <w:t>minigameReward function checked to give reward to players after minigame has been completed, no matter what happens afterwards, such as game closing, sudden server crash, etc.</w:t>
      </w:r>
    </w:p>
    <w:p w14:paraId="7208AAED" w14:textId="77777777" w:rsidR="00362ABD" w:rsidRPr="00480317" w:rsidRDefault="00362ABD" w:rsidP="00362ABD">
      <w:pPr>
        <w:pStyle w:val="Level2Text"/>
        <w:rPr>
          <w:b/>
          <w:u w:val="single"/>
        </w:rPr>
      </w:pPr>
      <w:r>
        <w:rPr>
          <w:b/>
          <w:u w:val="single"/>
        </w:rPr>
        <w:t>Test #4</w:t>
      </w:r>
    </w:p>
    <w:p w14:paraId="519247A6" w14:textId="77777777" w:rsidR="00362ABD" w:rsidRPr="00480317" w:rsidRDefault="00362ABD" w:rsidP="00362ABD">
      <w:pPr>
        <w:pStyle w:val="Level2Text"/>
        <w:ind w:left="1440"/>
      </w:pPr>
      <w:r w:rsidRPr="00480317">
        <w:rPr>
          <w:b/>
        </w:rPr>
        <w:t>Description:</w:t>
      </w:r>
      <w:r>
        <w:t xml:space="preserve">  </w:t>
      </w:r>
      <w:r w:rsidRPr="005A42F8">
        <w:t>compare location of user to GPS coordinates, done for multiple user + GPS coordination points, checked to see they match within a certain threshold</w:t>
      </w:r>
      <w:r>
        <w:t>.</w:t>
      </w:r>
    </w:p>
    <w:p w14:paraId="73D38764" w14:textId="77777777" w:rsidR="00362ABD" w:rsidRPr="00480317" w:rsidRDefault="00362ABD" w:rsidP="00362ABD">
      <w:pPr>
        <w:pStyle w:val="Level2Text"/>
        <w:rPr>
          <w:b/>
          <w:u w:val="single"/>
        </w:rPr>
      </w:pPr>
      <w:r>
        <w:rPr>
          <w:b/>
          <w:u w:val="single"/>
        </w:rPr>
        <w:t>Test #5</w:t>
      </w:r>
    </w:p>
    <w:p w14:paraId="14FDEA3D" w14:textId="77777777" w:rsidR="00362ABD" w:rsidRPr="00480317" w:rsidRDefault="00362ABD" w:rsidP="00362ABD">
      <w:pPr>
        <w:pStyle w:val="Level2Text"/>
        <w:ind w:left="1440"/>
      </w:pPr>
      <w:r w:rsidRPr="00480317">
        <w:rPr>
          <w:b/>
        </w:rPr>
        <w:t>Description:</w:t>
      </w:r>
      <w:r>
        <w:t xml:space="preserve">  </w:t>
      </w:r>
      <w:r w:rsidRPr="005A42F8">
        <w:t>Pass all existing names into a function, if any duplicates are found in said function, throw a duplicateName error.</w:t>
      </w:r>
    </w:p>
    <w:p w14:paraId="6C0FD0A4" w14:textId="77777777" w:rsidR="00362ABD" w:rsidRPr="00480317" w:rsidRDefault="00362ABD" w:rsidP="00362ABD">
      <w:pPr>
        <w:pStyle w:val="Level2Text"/>
        <w:rPr>
          <w:b/>
          <w:u w:val="single"/>
        </w:rPr>
      </w:pPr>
      <w:r>
        <w:rPr>
          <w:b/>
          <w:u w:val="single"/>
        </w:rPr>
        <w:t>Test #6</w:t>
      </w:r>
    </w:p>
    <w:p w14:paraId="35C42368" w14:textId="77777777" w:rsidR="00362ABD" w:rsidRPr="00480317" w:rsidRDefault="00362ABD" w:rsidP="00362ABD">
      <w:pPr>
        <w:pStyle w:val="Level2Text"/>
        <w:ind w:left="1440"/>
      </w:pPr>
      <w:r w:rsidRPr="00480317">
        <w:rPr>
          <w:b/>
        </w:rPr>
        <w:t>Description:</w:t>
      </w:r>
      <w:r>
        <w:t xml:space="preserve">  </w:t>
      </w:r>
      <w:r w:rsidRPr="005A42F8">
        <w:t>Pass all existing names and species into a function. If a name is found that doesn't use a species name, throw a noSpeciesName error.</w:t>
      </w:r>
    </w:p>
    <w:p w14:paraId="408F2220" w14:textId="77777777" w:rsidR="00362ABD" w:rsidRPr="00480317" w:rsidRDefault="00362ABD" w:rsidP="00362ABD">
      <w:pPr>
        <w:pStyle w:val="Level2Text"/>
        <w:rPr>
          <w:b/>
          <w:u w:val="single"/>
        </w:rPr>
      </w:pPr>
      <w:r>
        <w:rPr>
          <w:b/>
          <w:u w:val="single"/>
        </w:rPr>
        <w:t>Test #7</w:t>
      </w:r>
    </w:p>
    <w:p w14:paraId="4E1CFB31" w14:textId="77777777" w:rsidR="00362ABD" w:rsidRPr="00480317" w:rsidRDefault="00362ABD" w:rsidP="00362ABD">
      <w:pPr>
        <w:pStyle w:val="Level2Text"/>
        <w:ind w:left="1440"/>
      </w:pPr>
      <w:r w:rsidRPr="00480317">
        <w:rPr>
          <w:b/>
        </w:rPr>
        <w:t>Description:</w:t>
      </w:r>
      <w:r>
        <w:t xml:space="preserve"> </w:t>
      </w:r>
      <w:r w:rsidRPr="005A42F8">
        <w:t>accountCreation function tested with a list of usernames. accountCreation function should never allow users to create an account with a username that already exists in the list.</w:t>
      </w:r>
    </w:p>
    <w:p w14:paraId="48DD7146" w14:textId="77777777" w:rsidR="00362ABD" w:rsidRPr="00480317" w:rsidRDefault="00362ABD" w:rsidP="00362ABD">
      <w:pPr>
        <w:pStyle w:val="Level2Text"/>
        <w:rPr>
          <w:b/>
          <w:u w:val="single"/>
        </w:rPr>
      </w:pPr>
      <w:r>
        <w:rPr>
          <w:b/>
          <w:u w:val="single"/>
        </w:rPr>
        <w:t>Test #8</w:t>
      </w:r>
    </w:p>
    <w:p w14:paraId="724F6889" w14:textId="77777777" w:rsidR="00362ABD" w:rsidRPr="00480317" w:rsidRDefault="00362ABD" w:rsidP="00362ABD">
      <w:pPr>
        <w:pStyle w:val="Level2Text"/>
        <w:ind w:left="1440"/>
      </w:pPr>
      <w:r w:rsidRPr="00480317">
        <w:rPr>
          <w:b/>
        </w:rPr>
        <w:lastRenderedPageBreak/>
        <w:t>Description:</w:t>
      </w:r>
      <w:r>
        <w:t xml:space="preserve"> </w:t>
      </w:r>
      <w:r w:rsidRPr="005A42F8">
        <w:t>Perform actions in the minigames (or force the game to if not possible) that would cause it to exceed 100 ms. Make sure warning goes off 100% of the time, as well as the bug report.</w:t>
      </w:r>
    </w:p>
    <w:p w14:paraId="6B6A555D" w14:textId="77777777" w:rsidR="00362ABD" w:rsidRPr="00480317" w:rsidRDefault="00362ABD" w:rsidP="00362ABD">
      <w:pPr>
        <w:pStyle w:val="Level2Text"/>
        <w:rPr>
          <w:b/>
          <w:u w:val="single"/>
        </w:rPr>
      </w:pPr>
      <w:r>
        <w:rPr>
          <w:b/>
          <w:u w:val="single"/>
        </w:rPr>
        <w:t>Test #9</w:t>
      </w:r>
    </w:p>
    <w:p w14:paraId="6959CBE4" w14:textId="711FC3DA" w:rsidR="00362ABD" w:rsidRPr="00480317" w:rsidRDefault="00362ABD" w:rsidP="00362ABD">
      <w:pPr>
        <w:pStyle w:val="Level2Text"/>
        <w:ind w:left="1440"/>
      </w:pPr>
      <w:r w:rsidRPr="00480317">
        <w:rPr>
          <w:b/>
        </w:rPr>
        <w:t>Description:</w:t>
      </w:r>
      <w:r>
        <w:t xml:space="preserve"> </w:t>
      </w:r>
      <w:r w:rsidR="00453CA0" w:rsidRPr="005A42F8">
        <w:t>Have 500+ instances of the app running at once, with the servers being able to handle requests from each of those instances, ranging from minigame events, checking social profile, as well as payments</w:t>
      </w:r>
      <w:r w:rsidR="00453CA0">
        <w:t>.</w:t>
      </w:r>
    </w:p>
    <w:p w14:paraId="34EFD474" w14:textId="77777777" w:rsidR="00362ABD" w:rsidRPr="00480317" w:rsidRDefault="00362ABD" w:rsidP="00362ABD">
      <w:pPr>
        <w:pStyle w:val="Level2Text"/>
        <w:rPr>
          <w:b/>
          <w:u w:val="single"/>
        </w:rPr>
      </w:pPr>
      <w:r>
        <w:rPr>
          <w:b/>
          <w:u w:val="single"/>
        </w:rPr>
        <w:t>Test #10</w:t>
      </w:r>
    </w:p>
    <w:p w14:paraId="6FB62BD2" w14:textId="77777777" w:rsidR="00362ABD" w:rsidRPr="00480317" w:rsidRDefault="00362ABD" w:rsidP="00362ABD">
      <w:pPr>
        <w:pStyle w:val="Level2Text"/>
        <w:ind w:left="1440"/>
      </w:pPr>
      <w:r w:rsidRPr="00480317">
        <w:rPr>
          <w:b/>
        </w:rPr>
        <w:t>Description:</w:t>
      </w:r>
      <w:r>
        <w:t xml:space="preserve"> </w:t>
      </w:r>
      <w:r w:rsidRPr="005A42F8">
        <w:t>Have 500+ instances of the app running at once, with the servers being able to handle requests from each of those instances, with the amount of crash reports being below 1 per hour per instance</w:t>
      </w:r>
    </w:p>
    <w:p w14:paraId="3ABC14A5" w14:textId="77777777" w:rsidR="00362ABD" w:rsidRPr="00480317" w:rsidRDefault="00362ABD" w:rsidP="00362ABD">
      <w:pPr>
        <w:pStyle w:val="Level2Text"/>
        <w:rPr>
          <w:b/>
          <w:u w:val="single"/>
        </w:rPr>
      </w:pPr>
      <w:r>
        <w:rPr>
          <w:b/>
          <w:u w:val="single"/>
        </w:rPr>
        <w:t>Test #11</w:t>
      </w:r>
    </w:p>
    <w:p w14:paraId="5C70D36F" w14:textId="77777777" w:rsidR="00362ABD" w:rsidRPr="00480317" w:rsidRDefault="00362ABD" w:rsidP="00362ABD">
      <w:pPr>
        <w:pStyle w:val="Level2Text"/>
        <w:ind w:left="1440"/>
      </w:pPr>
      <w:r w:rsidRPr="00480317">
        <w:rPr>
          <w:b/>
        </w:rPr>
        <w:t>Description:</w:t>
      </w:r>
      <w:r>
        <w:t xml:space="preserve"> </w:t>
      </w:r>
      <w:r w:rsidRPr="005A42F8">
        <w:t>Instance of reward created upon the start of the minigame, considered valid upon completion of minigame, and checked to see it given to the player upon booting up the game and connecting to the servers once more. Multiple tests with (ideally) 0% error rate.</w:t>
      </w:r>
    </w:p>
    <w:p w14:paraId="6F6C2CD4" w14:textId="77777777" w:rsidR="00362ABD" w:rsidRPr="00480317" w:rsidRDefault="00362ABD" w:rsidP="00362ABD">
      <w:pPr>
        <w:pStyle w:val="Level2Text"/>
        <w:rPr>
          <w:b/>
          <w:u w:val="single"/>
        </w:rPr>
      </w:pPr>
      <w:r>
        <w:rPr>
          <w:b/>
          <w:u w:val="single"/>
        </w:rPr>
        <w:t>Test #12</w:t>
      </w:r>
    </w:p>
    <w:p w14:paraId="2400A340" w14:textId="77777777" w:rsidR="00362ABD" w:rsidRPr="00480317" w:rsidRDefault="00362ABD" w:rsidP="00362ABD">
      <w:pPr>
        <w:pStyle w:val="Level2Text"/>
        <w:ind w:left="1440"/>
      </w:pPr>
      <w:r w:rsidRPr="00480317">
        <w:rPr>
          <w:b/>
        </w:rPr>
        <w:t>Description:</w:t>
      </w:r>
      <w:r>
        <w:t xml:space="preserve"> </w:t>
      </w:r>
      <w:r w:rsidRPr="005A42F8">
        <w:t>serverDownNotifier should notify whenever server is down, checked with 1000 instances</w:t>
      </w:r>
      <w:r>
        <w:t xml:space="preserve">, </w:t>
      </w:r>
      <w:r w:rsidRPr="005A42F8">
        <w:t>ranging from when server is down and expected to notify vs when server is not down and expected to not notify.</w:t>
      </w:r>
    </w:p>
    <w:p w14:paraId="478386D2" w14:textId="77777777" w:rsidR="00362ABD" w:rsidRPr="00480317" w:rsidRDefault="00362ABD" w:rsidP="00362ABD">
      <w:pPr>
        <w:pStyle w:val="Level2Text"/>
        <w:rPr>
          <w:b/>
          <w:u w:val="single"/>
        </w:rPr>
      </w:pPr>
      <w:r>
        <w:rPr>
          <w:b/>
          <w:u w:val="single"/>
        </w:rPr>
        <w:t>Test #13</w:t>
      </w:r>
    </w:p>
    <w:p w14:paraId="1BD80573" w14:textId="77777777" w:rsidR="00362ABD" w:rsidRPr="00480317" w:rsidRDefault="00362ABD" w:rsidP="00362ABD">
      <w:pPr>
        <w:pStyle w:val="Level2Text"/>
        <w:ind w:left="1440"/>
      </w:pPr>
      <w:r w:rsidRPr="00480317">
        <w:rPr>
          <w:b/>
        </w:rPr>
        <w:t>Description:</w:t>
      </w:r>
      <w:r>
        <w:t xml:space="preserve"> </w:t>
      </w:r>
      <w:r w:rsidRPr="005A42F8">
        <w:t>App checked to see if able to pull user data from anywhere with a connection</w:t>
      </w:r>
      <w:r>
        <w:t>.</w:t>
      </w:r>
    </w:p>
    <w:p w14:paraId="4955DA7A" w14:textId="77777777" w:rsidR="00362ABD" w:rsidRPr="00480317" w:rsidRDefault="00362ABD" w:rsidP="00362ABD">
      <w:pPr>
        <w:pStyle w:val="Level2Text"/>
        <w:rPr>
          <w:b/>
          <w:u w:val="single"/>
        </w:rPr>
      </w:pPr>
      <w:r>
        <w:rPr>
          <w:b/>
          <w:u w:val="single"/>
        </w:rPr>
        <w:t>Test #14</w:t>
      </w:r>
    </w:p>
    <w:p w14:paraId="7DAB6205" w14:textId="77777777" w:rsidR="00362ABD" w:rsidRDefault="00362ABD" w:rsidP="00362ABD">
      <w:pPr>
        <w:pStyle w:val="Level2Text"/>
        <w:ind w:left="1440"/>
      </w:pPr>
      <w:r w:rsidRPr="00480317">
        <w:rPr>
          <w:b/>
        </w:rPr>
        <w:t>Description:</w:t>
      </w:r>
      <w:r>
        <w:t xml:space="preserve"> </w:t>
      </w:r>
      <w:r w:rsidRPr="005A42F8">
        <w:t>Check instances of user saves stored on phone and save on servers (except in instances of crash on minigame completion). Should always be the same save, throw error if not and set save to one stored in server.</w:t>
      </w:r>
    </w:p>
    <w:p w14:paraId="32DC42A4" w14:textId="77777777" w:rsidR="00362ABD" w:rsidRPr="00480317" w:rsidRDefault="00362ABD" w:rsidP="00362ABD">
      <w:pPr>
        <w:pStyle w:val="Level2Text"/>
        <w:rPr>
          <w:b/>
          <w:u w:val="single"/>
        </w:rPr>
      </w:pPr>
      <w:r>
        <w:rPr>
          <w:b/>
          <w:u w:val="single"/>
        </w:rPr>
        <w:t>Test #15</w:t>
      </w:r>
    </w:p>
    <w:p w14:paraId="46F56BEA" w14:textId="77777777" w:rsidR="00362ABD" w:rsidRPr="00480317" w:rsidRDefault="00362ABD" w:rsidP="00362ABD">
      <w:pPr>
        <w:pStyle w:val="Level2Text"/>
        <w:ind w:left="1440"/>
      </w:pPr>
      <w:r w:rsidRPr="00480317">
        <w:rPr>
          <w:b/>
        </w:rPr>
        <w:t>Description:</w:t>
      </w:r>
      <w:r>
        <w:t xml:space="preserve"> </w:t>
      </w:r>
      <w:r w:rsidRPr="005A42F8">
        <w:t>Check instances of app upon booting up with no access to server, should still be able to access their user data, specifically collection.</w:t>
      </w:r>
    </w:p>
    <w:p w14:paraId="5039BDC8" w14:textId="77777777" w:rsidR="00362ABD" w:rsidRPr="00480317" w:rsidRDefault="00362ABD" w:rsidP="00362ABD">
      <w:pPr>
        <w:pStyle w:val="Level2Text"/>
        <w:rPr>
          <w:b/>
          <w:u w:val="single"/>
        </w:rPr>
      </w:pPr>
      <w:r>
        <w:rPr>
          <w:b/>
          <w:u w:val="single"/>
        </w:rPr>
        <w:t>Test #16</w:t>
      </w:r>
    </w:p>
    <w:p w14:paraId="52329053" w14:textId="77777777" w:rsidR="00362ABD" w:rsidRPr="00480317" w:rsidRDefault="00362ABD" w:rsidP="00362ABD">
      <w:pPr>
        <w:pStyle w:val="Level2Text"/>
        <w:ind w:left="1440"/>
      </w:pPr>
      <w:r w:rsidRPr="00480317">
        <w:rPr>
          <w:b/>
        </w:rPr>
        <w:lastRenderedPageBreak/>
        <w:t>Description:</w:t>
      </w:r>
      <w:r>
        <w:t xml:space="preserve"> </w:t>
      </w:r>
      <w:r w:rsidRPr="005A42F8">
        <w:t>Check for all animations and transitions longer than 3 seconds and scan them to see if they contain any sudden shifts in color or brightness (determined by a function). Throw an error if found and replace or rework on animation / transition that threw the error</w:t>
      </w:r>
      <w:r>
        <w:t>.</w:t>
      </w:r>
    </w:p>
    <w:p w14:paraId="3430F587" w14:textId="58243226" w:rsidR="00362ABD" w:rsidRPr="00480317" w:rsidRDefault="00362ABD" w:rsidP="00362ABD">
      <w:pPr>
        <w:pStyle w:val="Level2Text"/>
        <w:rPr>
          <w:b/>
          <w:u w:val="single"/>
        </w:rPr>
      </w:pPr>
      <w:r>
        <w:rPr>
          <w:b/>
          <w:u w:val="single"/>
        </w:rPr>
        <w:t>Test #1</w:t>
      </w:r>
      <w:r w:rsidR="00537C83">
        <w:rPr>
          <w:b/>
          <w:u w:val="single"/>
        </w:rPr>
        <w:t>7</w:t>
      </w:r>
    </w:p>
    <w:p w14:paraId="5547FAD5" w14:textId="77777777" w:rsidR="00362ABD" w:rsidRPr="00480317" w:rsidRDefault="00362ABD" w:rsidP="00362ABD">
      <w:pPr>
        <w:pStyle w:val="Level2Text"/>
        <w:ind w:left="1440"/>
      </w:pPr>
      <w:r w:rsidRPr="00480317">
        <w:rPr>
          <w:b/>
        </w:rPr>
        <w:t>Description:</w:t>
      </w:r>
      <w:r>
        <w:t xml:space="preserve"> C</w:t>
      </w:r>
      <w:r w:rsidRPr="005A42F8">
        <w:t>heck serverMaintenance function, set it to a weekly time and ensure it goes off in order to perform the routine checkups and shut off the servers if needed.</w:t>
      </w:r>
    </w:p>
    <w:p w14:paraId="456E9F76" w14:textId="702386B8" w:rsidR="00362ABD" w:rsidRPr="00480317" w:rsidRDefault="00362ABD" w:rsidP="00362ABD">
      <w:pPr>
        <w:pStyle w:val="Level2Text"/>
        <w:rPr>
          <w:b/>
          <w:u w:val="single"/>
        </w:rPr>
      </w:pPr>
      <w:r>
        <w:rPr>
          <w:b/>
          <w:u w:val="single"/>
        </w:rPr>
        <w:t>Test #1</w:t>
      </w:r>
      <w:r w:rsidR="00537C83">
        <w:rPr>
          <w:b/>
          <w:u w:val="single"/>
        </w:rPr>
        <w:t>8</w:t>
      </w:r>
    </w:p>
    <w:p w14:paraId="3FE842CA" w14:textId="77777777" w:rsidR="00362ABD" w:rsidRPr="00480317" w:rsidRDefault="00362ABD" w:rsidP="00362ABD">
      <w:pPr>
        <w:pStyle w:val="Level2Text"/>
        <w:ind w:left="1440"/>
      </w:pPr>
      <w:r w:rsidRPr="00480317">
        <w:rPr>
          <w:b/>
        </w:rPr>
        <w:t>Description:</w:t>
      </w:r>
      <w:r>
        <w:t xml:space="preserve"> </w:t>
      </w:r>
      <w:r w:rsidRPr="005A42F8">
        <w:t>Pass all user reports through a filter that enables them to be listed via amount of reports as well as severity (checked via keywords). If needed, shut down the server in order to quickly patch these bugs</w:t>
      </w:r>
      <w:r>
        <w:t>.</w:t>
      </w:r>
    </w:p>
    <w:p w14:paraId="4C571FD1" w14:textId="28009871" w:rsidR="00362ABD" w:rsidRPr="00480317" w:rsidRDefault="00362ABD" w:rsidP="00362ABD">
      <w:pPr>
        <w:pStyle w:val="Level2Text"/>
        <w:rPr>
          <w:b/>
          <w:u w:val="single"/>
        </w:rPr>
      </w:pPr>
      <w:r>
        <w:rPr>
          <w:b/>
          <w:u w:val="single"/>
        </w:rPr>
        <w:t>Test #</w:t>
      </w:r>
      <w:r w:rsidR="00537C83">
        <w:rPr>
          <w:b/>
          <w:u w:val="single"/>
        </w:rPr>
        <w:t>19</w:t>
      </w:r>
    </w:p>
    <w:p w14:paraId="456C6600" w14:textId="77777777" w:rsidR="00362ABD" w:rsidRPr="00480317" w:rsidRDefault="00362ABD" w:rsidP="00362ABD">
      <w:pPr>
        <w:pStyle w:val="Level2Text"/>
        <w:ind w:left="1440"/>
      </w:pPr>
      <w:r w:rsidRPr="00480317">
        <w:rPr>
          <w:b/>
        </w:rPr>
        <w:t>Description:</w:t>
      </w:r>
      <w:r>
        <w:t xml:space="preserve"> C</w:t>
      </w:r>
      <w:r w:rsidRPr="005A42F8">
        <w:t>heck bugReport function to make sure users are able to submit a bug report, as well as the button related to attached function is able to lead users to the bug report page.</w:t>
      </w:r>
    </w:p>
    <w:p w14:paraId="6A91D601" w14:textId="64F1729D" w:rsidR="00362ABD" w:rsidRPr="00480317" w:rsidRDefault="00362ABD" w:rsidP="00362ABD">
      <w:pPr>
        <w:pStyle w:val="Level2Text"/>
        <w:rPr>
          <w:b/>
          <w:u w:val="single"/>
        </w:rPr>
      </w:pPr>
      <w:r>
        <w:rPr>
          <w:b/>
          <w:u w:val="single"/>
        </w:rPr>
        <w:t>Test #</w:t>
      </w:r>
      <w:r w:rsidR="00537C83">
        <w:rPr>
          <w:b/>
          <w:u w:val="single"/>
        </w:rPr>
        <w:t>20</w:t>
      </w:r>
    </w:p>
    <w:p w14:paraId="77CBD38E" w14:textId="77777777" w:rsidR="00362ABD" w:rsidRPr="00480317" w:rsidRDefault="00362ABD" w:rsidP="00362ABD">
      <w:pPr>
        <w:pStyle w:val="Level2Text"/>
        <w:ind w:left="1440"/>
      </w:pPr>
      <w:r w:rsidRPr="00480317">
        <w:rPr>
          <w:b/>
        </w:rPr>
        <w:t>Description:</w:t>
      </w:r>
      <w:r>
        <w:t xml:space="preserve"> C</w:t>
      </w:r>
      <w:r w:rsidRPr="005A42F8">
        <w:t>reate an APK and an IPA file to be tested on an Android phone and a iPhone, respectively. Ensure the application is able to run and be interacted with on both phones.</w:t>
      </w:r>
    </w:p>
    <w:p w14:paraId="617FDDB4" w14:textId="70F6E74D" w:rsidR="00362ABD" w:rsidRPr="00480317" w:rsidRDefault="00362ABD" w:rsidP="00362ABD">
      <w:pPr>
        <w:pStyle w:val="Level2Text"/>
        <w:rPr>
          <w:b/>
          <w:u w:val="single"/>
        </w:rPr>
      </w:pPr>
      <w:r>
        <w:rPr>
          <w:b/>
          <w:u w:val="single"/>
        </w:rPr>
        <w:t>Test #2</w:t>
      </w:r>
      <w:r w:rsidR="00537C83">
        <w:rPr>
          <w:b/>
          <w:u w:val="single"/>
        </w:rPr>
        <w:t>1</w:t>
      </w:r>
    </w:p>
    <w:p w14:paraId="01692A9F" w14:textId="77777777" w:rsidR="00362ABD" w:rsidRPr="00480317" w:rsidRDefault="00362ABD" w:rsidP="00362ABD">
      <w:pPr>
        <w:pStyle w:val="Level2Text"/>
        <w:ind w:left="1440"/>
      </w:pPr>
      <w:r w:rsidRPr="00480317">
        <w:rPr>
          <w:b/>
        </w:rPr>
        <w:t>Description:</w:t>
      </w:r>
      <w:r>
        <w:t xml:space="preserve"> </w:t>
      </w:r>
      <w:r w:rsidRPr="005A42F8">
        <w:t>Checks that app supports multithreading throughout the process of development as well as the release version of the product to ensure it supports it afterwards.</w:t>
      </w:r>
    </w:p>
    <w:p w14:paraId="3A94BC47" w14:textId="66BE40AF" w:rsidR="00362ABD" w:rsidRPr="00480317" w:rsidRDefault="00362ABD" w:rsidP="00362ABD">
      <w:pPr>
        <w:pStyle w:val="Level2Text"/>
        <w:rPr>
          <w:b/>
          <w:u w:val="single"/>
        </w:rPr>
      </w:pPr>
      <w:r>
        <w:rPr>
          <w:b/>
          <w:u w:val="single"/>
        </w:rPr>
        <w:t>Test #2</w:t>
      </w:r>
      <w:r w:rsidR="00537C83">
        <w:rPr>
          <w:b/>
          <w:u w:val="single"/>
        </w:rPr>
        <w:t>2</w:t>
      </w:r>
    </w:p>
    <w:p w14:paraId="7707B134" w14:textId="77777777" w:rsidR="00362ABD" w:rsidRPr="00480317" w:rsidRDefault="00362ABD" w:rsidP="00362ABD">
      <w:pPr>
        <w:pStyle w:val="Level2Text"/>
        <w:ind w:left="1440"/>
      </w:pPr>
      <w:r w:rsidRPr="00480317">
        <w:rPr>
          <w:b/>
        </w:rPr>
        <w:t>Description:</w:t>
      </w:r>
      <w:r>
        <w:t xml:space="preserve"> </w:t>
      </w:r>
      <w:r w:rsidRPr="005A42F8">
        <w:t>Checks that app is able to support updates and patches down the line.</w:t>
      </w:r>
    </w:p>
    <w:p w14:paraId="7D261325" w14:textId="29C8CCC1" w:rsidR="00362ABD" w:rsidRPr="00480317" w:rsidRDefault="00362ABD" w:rsidP="00362ABD">
      <w:pPr>
        <w:pStyle w:val="Level2Text"/>
        <w:rPr>
          <w:b/>
          <w:u w:val="single"/>
        </w:rPr>
      </w:pPr>
      <w:r>
        <w:rPr>
          <w:b/>
          <w:u w:val="single"/>
        </w:rPr>
        <w:t>Test #2</w:t>
      </w:r>
      <w:r w:rsidR="00537C83">
        <w:rPr>
          <w:b/>
          <w:u w:val="single"/>
        </w:rPr>
        <w:t>3</w:t>
      </w:r>
    </w:p>
    <w:p w14:paraId="38B96B00" w14:textId="77777777" w:rsidR="00362ABD" w:rsidRPr="00480317" w:rsidRDefault="00362ABD" w:rsidP="00362ABD">
      <w:pPr>
        <w:pStyle w:val="Level2Text"/>
        <w:ind w:left="1440"/>
      </w:pPr>
      <w:r w:rsidRPr="00480317">
        <w:rPr>
          <w:b/>
        </w:rPr>
        <w:t>Description:</w:t>
      </w:r>
      <w:r>
        <w:t xml:space="preserve"> </w:t>
      </w:r>
      <w:r w:rsidRPr="005A42F8">
        <w:t>Checks that code is unable to be directly accessed by the user, barring the ability to edit them.</w:t>
      </w:r>
    </w:p>
    <w:p w14:paraId="3C4AC2E1" w14:textId="6A902576" w:rsidR="00362ABD" w:rsidRPr="00480317" w:rsidRDefault="00362ABD" w:rsidP="00362ABD">
      <w:pPr>
        <w:pStyle w:val="Level2Text"/>
        <w:rPr>
          <w:b/>
          <w:u w:val="single"/>
        </w:rPr>
      </w:pPr>
      <w:r>
        <w:rPr>
          <w:b/>
          <w:u w:val="single"/>
        </w:rPr>
        <w:t>Test #2</w:t>
      </w:r>
      <w:r w:rsidR="00537C83">
        <w:rPr>
          <w:b/>
          <w:u w:val="single"/>
        </w:rPr>
        <w:t>4</w:t>
      </w:r>
    </w:p>
    <w:p w14:paraId="1B231073" w14:textId="77777777" w:rsidR="00362ABD" w:rsidRPr="00480317" w:rsidRDefault="00362ABD" w:rsidP="00362ABD">
      <w:pPr>
        <w:pStyle w:val="Level2Text"/>
        <w:ind w:left="1440"/>
      </w:pPr>
      <w:r w:rsidRPr="00480317">
        <w:rPr>
          <w:b/>
        </w:rPr>
        <w:lastRenderedPageBreak/>
        <w:t>Description:</w:t>
      </w:r>
      <w:r>
        <w:t xml:space="preserve"> </w:t>
      </w:r>
      <w:r w:rsidRPr="005A42F8">
        <w:t>Users will only be able to access their own data, and only able to view the public profile of other users. They will not be able to access private information of other users, such as their location and date of birth.</w:t>
      </w:r>
    </w:p>
    <w:p w14:paraId="2B3AD608" w14:textId="32D2D98D" w:rsidR="00362ABD" w:rsidRPr="00480317" w:rsidRDefault="00362ABD" w:rsidP="00362ABD">
      <w:pPr>
        <w:pStyle w:val="Level2Text"/>
        <w:rPr>
          <w:b/>
          <w:u w:val="single"/>
        </w:rPr>
      </w:pPr>
      <w:r>
        <w:rPr>
          <w:b/>
          <w:u w:val="single"/>
        </w:rPr>
        <w:t>Test #2</w:t>
      </w:r>
      <w:r w:rsidR="00537C83">
        <w:rPr>
          <w:b/>
          <w:u w:val="single"/>
        </w:rPr>
        <w:t>5</w:t>
      </w:r>
    </w:p>
    <w:p w14:paraId="0B31CAF9" w14:textId="77777777" w:rsidR="00362ABD" w:rsidRPr="00480317" w:rsidRDefault="00362ABD" w:rsidP="00362ABD">
      <w:pPr>
        <w:pStyle w:val="Level2Text"/>
        <w:ind w:left="1440"/>
      </w:pPr>
      <w:r w:rsidRPr="00480317">
        <w:rPr>
          <w:b/>
        </w:rPr>
        <w:t>Description:</w:t>
      </w:r>
      <w:r>
        <w:t xml:space="preserve"> </w:t>
      </w:r>
      <w:r w:rsidRPr="005A42F8">
        <w:t>userInformation function checked to see if it allows the accessing it to edit their own information, and not someone else's information. It will also check to see if the user can only view their own information.</w:t>
      </w:r>
    </w:p>
    <w:p w14:paraId="104472AC" w14:textId="78C43A7E" w:rsidR="00362ABD" w:rsidRPr="00480317" w:rsidRDefault="00362ABD" w:rsidP="00362ABD">
      <w:pPr>
        <w:pStyle w:val="Level2Text"/>
        <w:rPr>
          <w:b/>
          <w:u w:val="single"/>
        </w:rPr>
      </w:pPr>
      <w:r>
        <w:rPr>
          <w:b/>
          <w:u w:val="single"/>
        </w:rPr>
        <w:t>Test #2</w:t>
      </w:r>
      <w:r w:rsidR="00537C83">
        <w:rPr>
          <w:b/>
          <w:u w:val="single"/>
        </w:rPr>
        <w:t>6</w:t>
      </w:r>
    </w:p>
    <w:p w14:paraId="2CEFFD83" w14:textId="77777777" w:rsidR="00362ABD" w:rsidRPr="00480317" w:rsidRDefault="00362ABD" w:rsidP="00362ABD">
      <w:pPr>
        <w:pStyle w:val="Level2Text"/>
        <w:ind w:left="1440"/>
      </w:pPr>
      <w:r w:rsidRPr="00480317">
        <w:rPr>
          <w:b/>
        </w:rPr>
        <w:t>Description:</w:t>
      </w:r>
      <w:r>
        <w:t xml:space="preserve"> </w:t>
      </w:r>
      <w:r w:rsidRPr="005A42F8">
        <w:t>Check to see if staff are allowed to view the information of every user in the database.</w:t>
      </w:r>
    </w:p>
    <w:p w14:paraId="0DDD59F1" w14:textId="26CBBE42" w:rsidR="00362ABD" w:rsidRPr="00480317" w:rsidRDefault="00362ABD" w:rsidP="00362ABD">
      <w:pPr>
        <w:pStyle w:val="Level2Text"/>
        <w:rPr>
          <w:b/>
          <w:u w:val="single"/>
        </w:rPr>
      </w:pPr>
      <w:r>
        <w:rPr>
          <w:b/>
          <w:u w:val="single"/>
        </w:rPr>
        <w:t>Test #2</w:t>
      </w:r>
      <w:r w:rsidR="00537C83">
        <w:rPr>
          <w:b/>
          <w:u w:val="single"/>
        </w:rPr>
        <w:t>7</w:t>
      </w:r>
    </w:p>
    <w:p w14:paraId="7FD033BC" w14:textId="77777777" w:rsidR="00362ABD" w:rsidRPr="00480317" w:rsidRDefault="00362ABD" w:rsidP="00362ABD">
      <w:pPr>
        <w:pStyle w:val="Level2Text"/>
        <w:ind w:left="1440"/>
      </w:pPr>
      <w:r w:rsidRPr="00480317">
        <w:rPr>
          <w:b/>
        </w:rPr>
        <w:t>Description:</w:t>
      </w:r>
      <w:r>
        <w:t xml:space="preserve"> </w:t>
      </w:r>
      <w:r w:rsidRPr="00392553">
        <w:t>Check to see if staff and and developers can edit and pass changes to the database.</w:t>
      </w:r>
    </w:p>
    <w:p w14:paraId="715DB48C" w14:textId="72CCBC59" w:rsidR="00362ABD" w:rsidRPr="00480317" w:rsidRDefault="00362ABD" w:rsidP="00362ABD">
      <w:pPr>
        <w:pStyle w:val="Level2Text"/>
        <w:rPr>
          <w:b/>
          <w:u w:val="single"/>
        </w:rPr>
      </w:pPr>
      <w:r>
        <w:rPr>
          <w:b/>
          <w:u w:val="single"/>
        </w:rPr>
        <w:t>Test #2</w:t>
      </w:r>
      <w:r w:rsidR="00537C83">
        <w:rPr>
          <w:b/>
          <w:u w:val="single"/>
        </w:rPr>
        <w:t>8</w:t>
      </w:r>
    </w:p>
    <w:p w14:paraId="32E44570" w14:textId="77777777" w:rsidR="00362ABD" w:rsidRPr="00480317" w:rsidRDefault="00362ABD" w:rsidP="00362ABD">
      <w:pPr>
        <w:pStyle w:val="Level2Text"/>
        <w:ind w:left="1440"/>
      </w:pPr>
      <w:r w:rsidRPr="00480317">
        <w:rPr>
          <w:b/>
        </w:rPr>
        <w:t>Description:</w:t>
      </w:r>
      <w:r>
        <w:t xml:space="preserve"> </w:t>
      </w:r>
      <w:r w:rsidRPr="00392553">
        <w:t>Check to see if users are unable to gain access to the database.</w:t>
      </w:r>
    </w:p>
    <w:p w14:paraId="7A48A6C9" w14:textId="65733D01" w:rsidR="00362ABD" w:rsidRPr="00480317" w:rsidRDefault="00362ABD" w:rsidP="00362ABD">
      <w:pPr>
        <w:pStyle w:val="Level2Text"/>
        <w:rPr>
          <w:b/>
          <w:u w:val="single"/>
        </w:rPr>
      </w:pPr>
      <w:r>
        <w:rPr>
          <w:b/>
          <w:u w:val="single"/>
        </w:rPr>
        <w:t>Test #</w:t>
      </w:r>
      <w:r w:rsidR="00537C83">
        <w:rPr>
          <w:b/>
          <w:u w:val="single"/>
        </w:rPr>
        <w:t>29</w:t>
      </w:r>
    </w:p>
    <w:p w14:paraId="503369B3" w14:textId="77777777" w:rsidR="00362ABD" w:rsidRPr="00480317" w:rsidRDefault="00362ABD" w:rsidP="00362ABD">
      <w:pPr>
        <w:pStyle w:val="Level2Text"/>
        <w:ind w:left="1440"/>
      </w:pPr>
      <w:r w:rsidRPr="00480317">
        <w:rPr>
          <w:b/>
        </w:rPr>
        <w:t>Description:</w:t>
      </w:r>
      <w:r>
        <w:t xml:space="preserve"> </w:t>
      </w:r>
      <w:r w:rsidRPr="00392553">
        <w:t>backupData function checked to see if it backs up the data from the main servers to the separate server, about once a week.</w:t>
      </w:r>
    </w:p>
    <w:p w14:paraId="5F6ADB75" w14:textId="1D6269C5" w:rsidR="00362ABD" w:rsidRPr="00480317" w:rsidRDefault="00362ABD" w:rsidP="00362ABD">
      <w:pPr>
        <w:pStyle w:val="Level2Text"/>
        <w:rPr>
          <w:b/>
          <w:u w:val="single"/>
        </w:rPr>
      </w:pPr>
      <w:r>
        <w:rPr>
          <w:b/>
          <w:u w:val="single"/>
        </w:rPr>
        <w:t>Test #3</w:t>
      </w:r>
      <w:r w:rsidR="00537C83">
        <w:rPr>
          <w:b/>
          <w:u w:val="single"/>
        </w:rPr>
        <w:t>0</w:t>
      </w:r>
    </w:p>
    <w:p w14:paraId="2171F2C5" w14:textId="77777777" w:rsidR="00362ABD" w:rsidRDefault="00362ABD" w:rsidP="00362ABD">
      <w:pPr>
        <w:pStyle w:val="Level2Text"/>
        <w:ind w:left="1440"/>
      </w:pPr>
      <w:r w:rsidRPr="00480317">
        <w:rPr>
          <w:b/>
        </w:rPr>
        <w:t>Description:</w:t>
      </w:r>
      <w:r>
        <w:rPr>
          <w:bCs/>
        </w:rPr>
        <w:t xml:space="preserve"> </w:t>
      </w:r>
      <w:r w:rsidRPr="00392553">
        <w:rPr>
          <w:bCs/>
        </w:rPr>
        <w:t>Check to see that developers and no one else are able to access the backup server</w:t>
      </w:r>
      <w:r>
        <w:t>.</w:t>
      </w:r>
    </w:p>
    <w:p w14:paraId="2B7B2C2F" w14:textId="4FEC4EED" w:rsidR="00362ABD" w:rsidRPr="00480317" w:rsidRDefault="00362ABD" w:rsidP="00362ABD">
      <w:pPr>
        <w:pStyle w:val="Level2Text"/>
        <w:rPr>
          <w:b/>
          <w:u w:val="single"/>
        </w:rPr>
      </w:pPr>
      <w:r>
        <w:rPr>
          <w:b/>
          <w:u w:val="single"/>
        </w:rPr>
        <w:t>Test #3</w:t>
      </w:r>
      <w:r w:rsidR="00537C83">
        <w:rPr>
          <w:b/>
          <w:u w:val="single"/>
        </w:rPr>
        <w:t>1</w:t>
      </w:r>
    </w:p>
    <w:p w14:paraId="2F5ADEE4" w14:textId="77777777" w:rsidR="00362ABD" w:rsidRPr="00480317" w:rsidRDefault="00362ABD" w:rsidP="00362ABD">
      <w:pPr>
        <w:pStyle w:val="Level2Text"/>
        <w:ind w:left="1440"/>
      </w:pPr>
      <w:r w:rsidRPr="00480317">
        <w:rPr>
          <w:b/>
        </w:rPr>
        <w:t>Description:</w:t>
      </w:r>
      <w:r>
        <w:rPr>
          <w:b/>
        </w:rPr>
        <w:t xml:space="preserve"> </w:t>
      </w:r>
      <w:r w:rsidRPr="00392553">
        <w:rPr>
          <w:bCs/>
        </w:rPr>
        <w:t>privacyNotification function checked to see if it runs on every instance of an account being created. Happens every time someone signs up for a new account</w:t>
      </w:r>
      <w:r>
        <w:t>.</w:t>
      </w:r>
    </w:p>
    <w:p w14:paraId="4C25A62C" w14:textId="103460EF" w:rsidR="00362ABD" w:rsidRPr="00480317" w:rsidRDefault="00362ABD" w:rsidP="00362ABD">
      <w:pPr>
        <w:pStyle w:val="Level2Text"/>
        <w:rPr>
          <w:b/>
          <w:u w:val="single"/>
        </w:rPr>
      </w:pPr>
      <w:r>
        <w:rPr>
          <w:b/>
          <w:u w:val="single"/>
        </w:rPr>
        <w:t>Test #3</w:t>
      </w:r>
      <w:r w:rsidR="00537C83">
        <w:rPr>
          <w:b/>
          <w:u w:val="single"/>
        </w:rPr>
        <w:t>2</w:t>
      </w:r>
    </w:p>
    <w:p w14:paraId="5B64BB8D" w14:textId="77777777" w:rsidR="00362ABD" w:rsidRPr="00480317" w:rsidRDefault="00362ABD" w:rsidP="00362ABD">
      <w:pPr>
        <w:pStyle w:val="Level2Text"/>
        <w:ind w:left="1440"/>
      </w:pPr>
      <w:r w:rsidRPr="00480317">
        <w:rPr>
          <w:b/>
        </w:rPr>
        <w:t>Description:</w:t>
      </w:r>
      <w:r>
        <w:rPr>
          <w:bCs/>
        </w:rPr>
        <w:t xml:space="preserve"> </w:t>
      </w:r>
      <w:r w:rsidRPr="00392553">
        <w:rPr>
          <w:bCs/>
        </w:rPr>
        <w:t>Pass the sensitive information through the stores and make sure none of the sensitive information gets stored in our servers</w:t>
      </w:r>
      <w:r>
        <w:t>.</w:t>
      </w:r>
    </w:p>
    <w:p w14:paraId="427BFAB2" w14:textId="3446E486" w:rsidR="00362ABD" w:rsidRPr="00480317" w:rsidRDefault="00362ABD" w:rsidP="00362ABD">
      <w:pPr>
        <w:pStyle w:val="Level2Text"/>
        <w:rPr>
          <w:b/>
          <w:u w:val="single"/>
        </w:rPr>
      </w:pPr>
      <w:r>
        <w:rPr>
          <w:b/>
          <w:u w:val="single"/>
        </w:rPr>
        <w:t>Test #3</w:t>
      </w:r>
      <w:r w:rsidR="00537C83">
        <w:rPr>
          <w:b/>
          <w:u w:val="single"/>
        </w:rPr>
        <w:t>3</w:t>
      </w:r>
    </w:p>
    <w:p w14:paraId="294D5CC7" w14:textId="77777777" w:rsidR="00362ABD" w:rsidRPr="00480317" w:rsidRDefault="00362ABD" w:rsidP="00362ABD">
      <w:pPr>
        <w:pStyle w:val="Level2Text"/>
        <w:ind w:left="1440"/>
      </w:pPr>
      <w:r w:rsidRPr="00480317">
        <w:rPr>
          <w:b/>
        </w:rPr>
        <w:lastRenderedPageBreak/>
        <w:t>Description:</w:t>
      </w:r>
      <w:r>
        <w:rPr>
          <w:bCs/>
        </w:rPr>
        <w:t xml:space="preserve"> t</w:t>
      </w:r>
      <w:r w:rsidRPr="00392553">
        <w:rPr>
          <w:bCs/>
        </w:rPr>
        <w:t>ransactionSave function checked to see if it works, which only takes the amount paid and the date the payment was made and saves it to the server</w:t>
      </w:r>
      <w:r>
        <w:t>.</w:t>
      </w:r>
    </w:p>
    <w:p w14:paraId="17ECF72B" w14:textId="55F84A8A" w:rsidR="00362ABD" w:rsidRPr="00480317" w:rsidRDefault="00362ABD" w:rsidP="00362ABD">
      <w:pPr>
        <w:pStyle w:val="Level2Text"/>
        <w:rPr>
          <w:b/>
          <w:u w:val="single"/>
        </w:rPr>
      </w:pPr>
      <w:r>
        <w:rPr>
          <w:b/>
          <w:u w:val="single"/>
        </w:rPr>
        <w:t>Test #3</w:t>
      </w:r>
      <w:r w:rsidR="00537C83">
        <w:rPr>
          <w:b/>
          <w:u w:val="single"/>
        </w:rPr>
        <w:t>4</w:t>
      </w:r>
    </w:p>
    <w:p w14:paraId="78D2DAEC" w14:textId="77777777" w:rsidR="00362ABD" w:rsidRPr="00480317" w:rsidRDefault="00362ABD" w:rsidP="00362ABD">
      <w:pPr>
        <w:pStyle w:val="Level2Text"/>
        <w:ind w:left="1440"/>
      </w:pPr>
      <w:r w:rsidRPr="00480317">
        <w:rPr>
          <w:b/>
        </w:rPr>
        <w:t>Description:</w:t>
      </w:r>
      <w:r>
        <w:rPr>
          <w:bCs/>
        </w:rPr>
        <w:t xml:space="preserve"> </w:t>
      </w:r>
      <w:r w:rsidRPr="00392553">
        <w:rPr>
          <w:bCs/>
        </w:rPr>
        <w:t>transactionView function checked to see if it works, allowing users to only view their own transactions while developers are allowed to view everyone’s</w:t>
      </w:r>
      <w:r>
        <w:t>.</w:t>
      </w:r>
    </w:p>
    <w:p w14:paraId="4C2599AD" w14:textId="793CD63E" w:rsidR="00362ABD" w:rsidRPr="00480317" w:rsidRDefault="00362ABD" w:rsidP="00362ABD">
      <w:pPr>
        <w:pStyle w:val="Level2Text"/>
        <w:rPr>
          <w:b/>
          <w:u w:val="single"/>
        </w:rPr>
      </w:pPr>
      <w:r>
        <w:rPr>
          <w:b/>
          <w:u w:val="single"/>
        </w:rPr>
        <w:t>Test #3</w:t>
      </w:r>
      <w:r w:rsidR="00537C83">
        <w:rPr>
          <w:b/>
          <w:u w:val="single"/>
        </w:rPr>
        <w:t>5</w:t>
      </w:r>
    </w:p>
    <w:p w14:paraId="59856B1F" w14:textId="77777777" w:rsidR="00362ABD" w:rsidRPr="00480317" w:rsidRDefault="00362ABD" w:rsidP="00362ABD">
      <w:pPr>
        <w:pStyle w:val="Level2Text"/>
        <w:ind w:left="1440"/>
      </w:pPr>
      <w:r w:rsidRPr="00480317">
        <w:rPr>
          <w:b/>
        </w:rPr>
        <w:t>Description:</w:t>
      </w:r>
      <w:r>
        <w:rPr>
          <w:bCs/>
        </w:rPr>
        <w:t xml:space="preserve"> </w:t>
      </w:r>
      <w:r w:rsidRPr="00392553">
        <w:rPr>
          <w:bCs/>
        </w:rPr>
        <w:t>check colorBlindness function is able to work and complies with the standards</w:t>
      </w:r>
      <w:r>
        <w:t>.</w:t>
      </w:r>
    </w:p>
    <w:p w14:paraId="6E6B65F7" w14:textId="02734230" w:rsidR="00362ABD" w:rsidRPr="00480317" w:rsidRDefault="00362ABD" w:rsidP="00362ABD">
      <w:pPr>
        <w:pStyle w:val="Level2Text"/>
        <w:rPr>
          <w:b/>
          <w:u w:val="single"/>
        </w:rPr>
      </w:pPr>
      <w:r>
        <w:rPr>
          <w:b/>
          <w:u w:val="single"/>
        </w:rPr>
        <w:t>Test #3</w:t>
      </w:r>
      <w:r w:rsidR="00537C83">
        <w:rPr>
          <w:b/>
          <w:u w:val="single"/>
        </w:rPr>
        <w:t>6</w:t>
      </w:r>
    </w:p>
    <w:p w14:paraId="2933AF8A" w14:textId="77777777" w:rsidR="00362ABD" w:rsidRPr="00480317" w:rsidRDefault="00362ABD" w:rsidP="00362ABD">
      <w:pPr>
        <w:pStyle w:val="Level2Text"/>
        <w:ind w:left="1440"/>
      </w:pPr>
      <w:r w:rsidRPr="00480317">
        <w:rPr>
          <w:b/>
        </w:rPr>
        <w:t>Description:</w:t>
      </w:r>
      <w:r>
        <w:rPr>
          <w:bCs/>
        </w:rPr>
        <w:t xml:space="preserve"> </w:t>
      </w:r>
      <w:r w:rsidRPr="00392553">
        <w:rPr>
          <w:bCs/>
        </w:rPr>
        <w:t>implement subtitles and check to see if the subtitles function works (closed captions appended to it if needed)</w:t>
      </w:r>
      <w:r>
        <w:t>.</w:t>
      </w:r>
    </w:p>
    <w:p w14:paraId="3EE20FE2" w14:textId="2824210E" w:rsidR="00362ABD" w:rsidRPr="00480317" w:rsidRDefault="00362ABD" w:rsidP="00362ABD">
      <w:pPr>
        <w:pStyle w:val="Level2Text"/>
        <w:rPr>
          <w:b/>
          <w:u w:val="single"/>
        </w:rPr>
      </w:pPr>
      <w:r>
        <w:rPr>
          <w:b/>
          <w:u w:val="single"/>
        </w:rPr>
        <w:t>Test #3</w:t>
      </w:r>
      <w:r w:rsidR="00537C83">
        <w:rPr>
          <w:b/>
          <w:u w:val="single"/>
        </w:rPr>
        <w:t>7</w:t>
      </w:r>
    </w:p>
    <w:p w14:paraId="01882746" w14:textId="77777777" w:rsidR="00362ABD" w:rsidRPr="00480317" w:rsidRDefault="00362ABD" w:rsidP="00362ABD">
      <w:pPr>
        <w:pStyle w:val="Level2Text"/>
        <w:ind w:left="1440"/>
      </w:pPr>
      <w:r w:rsidRPr="00480317">
        <w:rPr>
          <w:b/>
        </w:rPr>
        <w:t>Description:</w:t>
      </w:r>
      <w:r>
        <w:rPr>
          <w:bCs/>
        </w:rPr>
        <w:t xml:space="preserve"> </w:t>
      </w:r>
      <w:r w:rsidRPr="00392553">
        <w:rPr>
          <w:bCs/>
        </w:rPr>
        <w:t>ability to change font size in settings works</w:t>
      </w:r>
      <w:r>
        <w:t>.</w:t>
      </w:r>
    </w:p>
    <w:p w14:paraId="5F57578F" w14:textId="72F55A6E" w:rsidR="00362ABD" w:rsidRPr="00480317" w:rsidRDefault="00362ABD" w:rsidP="00362ABD">
      <w:pPr>
        <w:pStyle w:val="Level2Text"/>
        <w:rPr>
          <w:b/>
          <w:u w:val="single"/>
        </w:rPr>
      </w:pPr>
      <w:r>
        <w:rPr>
          <w:b/>
          <w:u w:val="single"/>
        </w:rPr>
        <w:t>Test #3</w:t>
      </w:r>
      <w:r w:rsidR="00537C83">
        <w:rPr>
          <w:b/>
          <w:u w:val="single"/>
        </w:rPr>
        <w:t>8</w:t>
      </w:r>
    </w:p>
    <w:p w14:paraId="34C6EC75" w14:textId="77777777" w:rsidR="00362ABD" w:rsidRPr="00480317" w:rsidRDefault="00362ABD" w:rsidP="00362ABD">
      <w:pPr>
        <w:pStyle w:val="Level2Text"/>
        <w:ind w:left="1440"/>
      </w:pPr>
      <w:r w:rsidRPr="00480317">
        <w:rPr>
          <w:b/>
        </w:rPr>
        <w:t>Description:</w:t>
      </w:r>
      <w:r>
        <w:rPr>
          <w:bCs/>
        </w:rPr>
        <w:t xml:space="preserve"> </w:t>
      </w:r>
      <w:r w:rsidRPr="00392553">
        <w:rPr>
          <w:bCs/>
        </w:rPr>
        <w:t xml:space="preserve">ability to change </w:t>
      </w:r>
      <w:r>
        <w:rPr>
          <w:bCs/>
        </w:rPr>
        <w:t>contrast and brightness in settings works</w:t>
      </w:r>
      <w:r>
        <w:t>.</w:t>
      </w:r>
    </w:p>
    <w:p w14:paraId="4E6A0BD6" w14:textId="6EE82D3B" w:rsidR="00362ABD" w:rsidRPr="00480317" w:rsidRDefault="00362ABD" w:rsidP="00362ABD">
      <w:pPr>
        <w:pStyle w:val="Level2Text"/>
        <w:rPr>
          <w:b/>
          <w:u w:val="single"/>
        </w:rPr>
      </w:pPr>
      <w:r>
        <w:rPr>
          <w:b/>
          <w:u w:val="single"/>
        </w:rPr>
        <w:t>Test #</w:t>
      </w:r>
      <w:r w:rsidR="00537C83">
        <w:rPr>
          <w:b/>
          <w:u w:val="single"/>
        </w:rPr>
        <w:t>39</w:t>
      </w:r>
    </w:p>
    <w:p w14:paraId="5554E795" w14:textId="77777777" w:rsidR="00362ABD" w:rsidRPr="00480317" w:rsidRDefault="00362ABD" w:rsidP="00362ABD">
      <w:pPr>
        <w:pStyle w:val="Level2Text"/>
        <w:ind w:left="1440"/>
      </w:pPr>
      <w:r w:rsidRPr="00480317">
        <w:rPr>
          <w:b/>
        </w:rPr>
        <w:t>Description:</w:t>
      </w:r>
      <w:r>
        <w:rPr>
          <w:bCs/>
        </w:rPr>
        <w:t xml:space="preserve"> ability</w:t>
      </w:r>
      <w:r w:rsidRPr="00392553">
        <w:rPr>
          <w:bCs/>
        </w:rPr>
        <w:t xml:space="preserve"> </w:t>
      </w:r>
      <w:r>
        <w:rPr>
          <w:bCs/>
        </w:rPr>
        <w:t>to</w:t>
      </w:r>
      <w:r w:rsidRPr="00392553">
        <w:rPr>
          <w:bCs/>
        </w:rPr>
        <w:t xml:space="preserve"> na</w:t>
      </w:r>
      <w:r>
        <w:rPr>
          <w:bCs/>
        </w:rPr>
        <w:t>vig</w:t>
      </w:r>
      <w:r w:rsidRPr="00392553">
        <w:rPr>
          <w:bCs/>
        </w:rPr>
        <w:t>ate scenes, do some minigames with them (trivia), combination of them</w:t>
      </w:r>
      <w:r>
        <w:rPr>
          <w:bCs/>
        </w:rPr>
        <w:t xml:space="preserve"> via voice in settings works</w:t>
      </w:r>
      <w:r>
        <w:t>.</w:t>
      </w:r>
    </w:p>
    <w:p w14:paraId="35452CFA" w14:textId="3D5253B1" w:rsidR="00362ABD" w:rsidRPr="00480317" w:rsidRDefault="00362ABD" w:rsidP="00362ABD">
      <w:pPr>
        <w:pStyle w:val="Level2Text"/>
        <w:rPr>
          <w:b/>
          <w:u w:val="single"/>
        </w:rPr>
      </w:pPr>
      <w:r>
        <w:rPr>
          <w:b/>
          <w:u w:val="single"/>
        </w:rPr>
        <w:t>Test #4</w:t>
      </w:r>
      <w:r w:rsidR="00537C83">
        <w:rPr>
          <w:b/>
          <w:u w:val="single"/>
        </w:rPr>
        <w:t>0</w:t>
      </w:r>
    </w:p>
    <w:p w14:paraId="39DB313C" w14:textId="77777777" w:rsidR="00362ABD" w:rsidRPr="00480317" w:rsidRDefault="00362ABD" w:rsidP="00362ABD">
      <w:pPr>
        <w:pStyle w:val="Level2Text"/>
        <w:ind w:left="1440"/>
      </w:pPr>
      <w:r w:rsidRPr="00480317">
        <w:rPr>
          <w:b/>
        </w:rPr>
        <w:t>Description:</w:t>
      </w:r>
      <w:r>
        <w:rPr>
          <w:bCs/>
        </w:rPr>
        <w:t xml:space="preserve"> ability to </w:t>
      </w:r>
      <w:r w:rsidRPr="00392553">
        <w:rPr>
          <w:bCs/>
        </w:rPr>
        <w:t>turn off minigames that require swiping and tapping</w:t>
      </w:r>
      <w:r>
        <w:rPr>
          <w:bCs/>
        </w:rPr>
        <w:t xml:space="preserve"> in settings works</w:t>
      </w:r>
      <w:r>
        <w:t>.</w:t>
      </w:r>
    </w:p>
    <w:p w14:paraId="28FCB067" w14:textId="28AFF717" w:rsidR="00362ABD" w:rsidRPr="00480317" w:rsidRDefault="00362ABD" w:rsidP="00362ABD">
      <w:pPr>
        <w:pStyle w:val="Level2Text"/>
        <w:rPr>
          <w:b/>
          <w:u w:val="single"/>
        </w:rPr>
      </w:pPr>
      <w:r>
        <w:rPr>
          <w:b/>
          <w:u w:val="single"/>
        </w:rPr>
        <w:t>Test #4</w:t>
      </w:r>
      <w:r w:rsidR="00537C83">
        <w:rPr>
          <w:b/>
          <w:u w:val="single"/>
        </w:rPr>
        <w:t>1</w:t>
      </w:r>
    </w:p>
    <w:p w14:paraId="01081E96" w14:textId="77777777" w:rsidR="00362ABD" w:rsidRPr="00480317" w:rsidRDefault="00362ABD" w:rsidP="00362ABD">
      <w:pPr>
        <w:pStyle w:val="Level2Text"/>
        <w:ind w:left="1440"/>
      </w:pPr>
      <w:r w:rsidRPr="00480317">
        <w:rPr>
          <w:b/>
        </w:rPr>
        <w:t>Description:</w:t>
      </w:r>
      <w:r>
        <w:rPr>
          <w:bCs/>
        </w:rPr>
        <w:t xml:space="preserve"> </w:t>
      </w:r>
      <w:r w:rsidRPr="00392553">
        <w:rPr>
          <w:bCs/>
        </w:rPr>
        <w:t xml:space="preserve">Swapping animations function </w:t>
      </w:r>
      <w:r>
        <w:rPr>
          <w:bCs/>
        </w:rPr>
        <w:t xml:space="preserve">activated in settings, which changes the animations to be shorter and less flashier, </w:t>
      </w:r>
      <w:r w:rsidRPr="00392553">
        <w:rPr>
          <w:bCs/>
        </w:rPr>
        <w:t>works</w:t>
      </w:r>
      <w:r>
        <w:t>.</w:t>
      </w:r>
    </w:p>
    <w:p w14:paraId="2F8A18B1" w14:textId="7E254DD8" w:rsidR="00362ABD" w:rsidRPr="00480317" w:rsidRDefault="00362ABD" w:rsidP="00362ABD">
      <w:pPr>
        <w:pStyle w:val="Level2Text"/>
        <w:rPr>
          <w:b/>
          <w:u w:val="single"/>
        </w:rPr>
      </w:pPr>
      <w:r>
        <w:rPr>
          <w:b/>
          <w:u w:val="single"/>
        </w:rPr>
        <w:t>Test #4</w:t>
      </w:r>
      <w:r w:rsidR="00537C83">
        <w:rPr>
          <w:b/>
          <w:u w:val="single"/>
        </w:rPr>
        <w:t>2</w:t>
      </w:r>
    </w:p>
    <w:p w14:paraId="5FE1FA9E" w14:textId="77777777" w:rsidR="00362ABD" w:rsidRDefault="00362ABD" w:rsidP="00362ABD">
      <w:pPr>
        <w:pStyle w:val="Level2Text"/>
        <w:ind w:left="1440"/>
      </w:pPr>
      <w:r w:rsidRPr="00480317">
        <w:rPr>
          <w:b/>
        </w:rPr>
        <w:t>Description:</w:t>
      </w:r>
      <w:r>
        <w:rPr>
          <w:bCs/>
        </w:rPr>
        <w:t xml:space="preserve"> </w:t>
      </w:r>
      <w:r w:rsidRPr="00917347">
        <w:rPr>
          <w:bCs/>
        </w:rPr>
        <w:t xml:space="preserve">Ability to change volume </w:t>
      </w:r>
      <w:r>
        <w:rPr>
          <w:bCs/>
        </w:rPr>
        <w:t>for specific things, such as music and sound effects in settings, works</w:t>
      </w:r>
      <w:r>
        <w:t>.</w:t>
      </w:r>
    </w:p>
    <w:p w14:paraId="7B586D34" w14:textId="0EE0B5C9" w:rsidR="00362ABD" w:rsidRPr="00480317" w:rsidRDefault="00362ABD" w:rsidP="00362ABD">
      <w:pPr>
        <w:pStyle w:val="Level2Text"/>
        <w:rPr>
          <w:b/>
          <w:u w:val="single"/>
        </w:rPr>
      </w:pPr>
      <w:r>
        <w:rPr>
          <w:b/>
          <w:u w:val="single"/>
        </w:rPr>
        <w:lastRenderedPageBreak/>
        <w:t>Test #4</w:t>
      </w:r>
      <w:r w:rsidR="00537C83">
        <w:rPr>
          <w:b/>
          <w:u w:val="single"/>
        </w:rPr>
        <w:t>3</w:t>
      </w:r>
    </w:p>
    <w:p w14:paraId="0A625855" w14:textId="77777777" w:rsidR="00362ABD" w:rsidRPr="00480317" w:rsidRDefault="00362ABD" w:rsidP="00362ABD">
      <w:pPr>
        <w:pStyle w:val="Level2Text"/>
        <w:ind w:left="1440"/>
      </w:pPr>
      <w:r w:rsidRPr="00480317">
        <w:rPr>
          <w:b/>
        </w:rPr>
        <w:t>Description:</w:t>
      </w:r>
      <w:r>
        <w:rPr>
          <w:bCs/>
        </w:rPr>
        <w:t xml:space="preserve"> Ability to make the background in AR 2D via settings works</w:t>
      </w:r>
      <w:r>
        <w:t>.</w:t>
      </w:r>
    </w:p>
    <w:p w14:paraId="79E372D7" w14:textId="42BD12AF" w:rsidR="00362ABD" w:rsidRPr="00480317" w:rsidRDefault="00362ABD" w:rsidP="00362ABD">
      <w:pPr>
        <w:pStyle w:val="Level2Text"/>
        <w:rPr>
          <w:b/>
          <w:u w:val="single"/>
        </w:rPr>
      </w:pPr>
      <w:r>
        <w:rPr>
          <w:b/>
          <w:u w:val="single"/>
        </w:rPr>
        <w:t>Test #4</w:t>
      </w:r>
      <w:r w:rsidR="00537C83">
        <w:rPr>
          <w:b/>
          <w:u w:val="single"/>
        </w:rPr>
        <w:t>4</w:t>
      </w:r>
    </w:p>
    <w:p w14:paraId="25B9AAA0" w14:textId="77777777" w:rsidR="00362ABD" w:rsidRPr="00480317" w:rsidRDefault="00362ABD" w:rsidP="00362ABD">
      <w:pPr>
        <w:pStyle w:val="Level2Text"/>
        <w:ind w:left="1440"/>
      </w:pPr>
      <w:r w:rsidRPr="00480317">
        <w:rPr>
          <w:b/>
        </w:rPr>
        <w:t>Description:</w:t>
      </w:r>
      <w:r>
        <w:rPr>
          <w:bCs/>
        </w:rPr>
        <w:t xml:space="preserve"> Ability to swap the menus to one more easily navigable in settings works</w:t>
      </w:r>
      <w:r>
        <w:t>.</w:t>
      </w:r>
    </w:p>
    <w:p w14:paraId="5ED3942A" w14:textId="3247C160" w:rsidR="00362ABD" w:rsidRPr="00480317" w:rsidRDefault="00362ABD" w:rsidP="00362ABD">
      <w:pPr>
        <w:pStyle w:val="Level2Text"/>
        <w:rPr>
          <w:b/>
          <w:u w:val="single"/>
        </w:rPr>
      </w:pPr>
      <w:r>
        <w:rPr>
          <w:b/>
          <w:u w:val="single"/>
        </w:rPr>
        <w:t>Test #4</w:t>
      </w:r>
      <w:r w:rsidR="00537C83">
        <w:rPr>
          <w:b/>
          <w:u w:val="single"/>
        </w:rPr>
        <w:t>5</w:t>
      </w:r>
    </w:p>
    <w:p w14:paraId="75E7F981" w14:textId="77777777" w:rsidR="00362ABD" w:rsidRPr="00480317" w:rsidRDefault="00362ABD" w:rsidP="00362ABD">
      <w:pPr>
        <w:pStyle w:val="Level2Text"/>
        <w:ind w:left="1440"/>
      </w:pPr>
      <w:r w:rsidRPr="00480317">
        <w:rPr>
          <w:b/>
        </w:rPr>
        <w:t>Description:</w:t>
      </w:r>
      <w:r>
        <w:rPr>
          <w:bCs/>
        </w:rPr>
        <w:t xml:space="preserve"> </w:t>
      </w:r>
      <w:r w:rsidRPr="00917347">
        <w:rPr>
          <w:bCs/>
        </w:rPr>
        <w:t>Function that changes measurements from imperial to metric and vice-versa, check to see if it works (changes the value as well as the accompanying text)</w:t>
      </w:r>
      <w:r>
        <w:t>.</w:t>
      </w:r>
    </w:p>
    <w:p w14:paraId="5F5BB96E" w14:textId="712A7A43" w:rsidR="00362ABD" w:rsidRPr="00480317" w:rsidRDefault="00362ABD" w:rsidP="00362ABD">
      <w:pPr>
        <w:pStyle w:val="Level2Text"/>
        <w:rPr>
          <w:b/>
          <w:u w:val="single"/>
        </w:rPr>
      </w:pPr>
      <w:r>
        <w:rPr>
          <w:b/>
          <w:u w:val="single"/>
        </w:rPr>
        <w:t>Test #4</w:t>
      </w:r>
      <w:r w:rsidR="00537C83">
        <w:rPr>
          <w:b/>
          <w:u w:val="single"/>
        </w:rPr>
        <w:t>6</w:t>
      </w:r>
    </w:p>
    <w:p w14:paraId="5CE59CA2" w14:textId="77777777" w:rsidR="00362ABD" w:rsidRPr="00480317" w:rsidRDefault="00362ABD" w:rsidP="00362ABD">
      <w:pPr>
        <w:pStyle w:val="Level2Text"/>
        <w:ind w:left="1440"/>
      </w:pPr>
      <w:r w:rsidRPr="00480317">
        <w:rPr>
          <w:b/>
        </w:rPr>
        <w:t>Description:</w:t>
      </w:r>
      <w:r>
        <w:rPr>
          <w:bCs/>
        </w:rPr>
        <w:t xml:space="preserve"> </w:t>
      </w:r>
      <w:r w:rsidRPr="00917347">
        <w:rPr>
          <w:bCs/>
        </w:rPr>
        <w:t>Check all information given via the collection and make sure it is simple and easy to digest</w:t>
      </w:r>
      <w:r>
        <w:t>.</w:t>
      </w:r>
    </w:p>
    <w:p w14:paraId="6FB6CD5D" w14:textId="19CFB92D" w:rsidR="00362ABD" w:rsidRPr="00480317" w:rsidRDefault="00362ABD" w:rsidP="00362ABD">
      <w:pPr>
        <w:pStyle w:val="Level2Text"/>
        <w:rPr>
          <w:b/>
          <w:u w:val="single"/>
        </w:rPr>
      </w:pPr>
      <w:r>
        <w:rPr>
          <w:b/>
          <w:u w:val="single"/>
        </w:rPr>
        <w:t>Test #4</w:t>
      </w:r>
      <w:r w:rsidR="00537C83">
        <w:rPr>
          <w:b/>
          <w:u w:val="single"/>
        </w:rPr>
        <w:t>7</w:t>
      </w:r>
    </w:p>
    <w:p w14:paraId="52F152CF" w14:textId="77777777" w:rsidR="00362ABD" w:rsidRPr="00480317" w:rsidRDefault="00362ABD" w:rsidP="00362ABD">
      <w:pPr>
        <w:pStyle w:val="Level2Text"/>
        <w:ind w:left="1440"/>
      </w:pPr>
      <w:r w:rsidRPr="00480317">
        <w:rPr>
          <w:b/>
        </w:rPr>
        <w:t>Description:</w:t>
      </w:r>
      <w:r>
        <w:rPr>
          <w:bCs/>
        </w:rPr>
        <w:t xml:space="preserve"> </w:t>
      </w:r>
      <w:r w:rsidRPr="00917347">
        <w:rPr>
          <w:bCs/>
        </w:rPr>
        <w:t>wordDefinition function checked to see if words in bold, when clicked on, provide a little popup that gives a definition of said word. Test with different words</w:t>
      </w:r>
      <w:r>
        <w:t>.</w:t>
      </w:r>
    </w:p>
    <w:p w14:paraId="0F02A9F1" w14:textId="7AF1DB59" w:rsidR="00362ABD" w:rsidRPr="00480317" w:rsidRDefault="00362ABD" w:rsidP="00362ABD">
      <w:pPr>
        <w:pStyle w:val="Level2Text"/>
        <w:rPr>
          <w:b/>
          <w:u w:val="single"/>
        </w:rPr>
      </w:pPr>
      <w:r>
        <w:rPr>
          <w:b/>
          <w:u w:val="single"/>
        </w:rPr>
        <w:t>Test #4</w:t>
      </w:r>
      <w:r w:rsidR="00537C83">
        <w:rPr>
          <w:b/>
          <w:u w:val="single"/>
        </w:rPr>
        <w:t>8</w:t>
      </w:r>
    </w:p>
    <w:p w14:paraId="743E34C0" w14:textId="77777777" w:rsidR="00362ABD" w:rsidRPr="00480317" w:rsidRDefault="00362ABD" w:rsidP="00362ABD">
      <w:pPr>
        <w:pStyle w:val="Level2Text"/>
        <w:ind w:left="1440"/>
      </w:pPr>
      <w:r w:rsidRPr="00480317">
        <w:rPr>
          <w:b/>
        </w:rPr>
        <w:t>Description:</w:t>
      </w:r>
      <w:r>
        <w:rPr>
          <w:bCs/>
        </w:rPr>
        <w:t xml:space="preserve"> </w:t>
      </w:r>
      <w:r w:rsidRPr="00917347">
        <w:rPr>
          <w:bCs/>
        </w:rPr>
        <w:t>manual function checked to see if it works (leads the user to a manual that teaches them how to play), as well as the button attached to said manual function leads them to the manual</w:t>
      </w:r>
      <w:r>
        <w:t>.</w:t>
      </w:r>
    </w:p>
    <w:p w14:paraId="117A9E6B" w14:textId="10265D32" w:rsidR="00362ABD" w:rsidRPr="00480317" w:rsidRDefault="00362ABD" w:rsidP="00362ABD">
      <w:pPr>
        <w:pStyle w:val="Level2Text"/>
        <w:rPr>
          <w:b/>
          <w:u w:val="single"/>
        </w:rPr>
      </w:pPr>
      <w:r>
        <w:rPr>
          <w:b/>
          <w:u w:val="single"/>
        </w:rPr>
        <w:t>Test #</w:t>
      </w:r>
      <w:r w:rsidR="00537C83">
        <w:rPr>
          <w:b/>
          <w:u w:val="single"/>
        </w:rPr>
        <w:t>49</w:t>
      </w:r>
    </w:p>
    <w:p w14:paraId="281C1B4E" w14:textId="77777777" w:rsidR="00362ABD" w:rsidRPr="00480317" w:rsidRDefault="00362ABD" w:rsidP="00362ABD">
      <w:pPr>
        <w:pStyle w:val="Level2Text"/>
        <w:ind w:left="1440"/>
      </w:pPr>
      <w:r w:rsidRPr="00480317">
        <w:rPr>
          <w:b/>
        </w:rPr>
        <w:t>Description:</w:t>
      </w:r>
      <w:r>
        <w:rPr>
          <w:bCs/>
        </w:rPr>
        <w:t xml:space="preserve"> </w:t>
      </w:r>
      <w:r w:rsidRPr="00917347">
        <w:rPr>
          <w:bCs/>
        </w:rPr>
        <w:t>tutorial checked to see if it launches every</w:t>
      </w:r>
      <w:r>
        <w:rPr>
          <w:bCs/>
        </w:rPr>
        <w:t xml:space="preserve"> </w:t>
      </w:r>
      <w:r w:rsidRPr="00917347">
        <w:rPr>
          <w:bCs/>
        </w:rPr>
        <w:t>time a new user creates their account, as well as saving their point in the tutorial in case the user leaves in the middle of it</w:t>
      </w:r>
      <w:r>
        <w:t>.</w:t>
      </w:r>
    </w:p>
    <w:p w14:paraId="59504E29" w14:textId="564C82F2" w:rsidR="00362ABD" w:rsidRPr="00480317" w:rsidRDefault="00362ABD" w:rsidP="00362ABD">
      <w:pPr>
        <w:pStyle w:val="Level2Text"/>
        <w:rPr>
          <w:b/>
          <w:u w:val="single"/>
        </w:rPr>
      </w:pPr>
      <w:r>
        <w:rPr>
          <w:b/>
          <w:u w:val="single"/>
        </w:rPr>
        <w:t>Test #5</w:t>
      </w:r>
      <w:r w:rsidR="00537C83">
        <w:rPr>
          <w:b/>
          <w:u w:val="single"/>
        </w:rPr>
        <w:t>0</w:t>
      </w:r>
    </w:p>
    <w:p w14:paraId="78D35807" w14:textId="77777777" w:rsidR="00362ABD" w:rsidRPr="00480317" w:rsidRDefault="00362ABD" w:rsidP="00362ABD">
      <w:pPr>
        <w:pStyle w:val="Level2Text"/>
        <w:ind w:left="1440"/>
      </w:pPr>
      <w:r w:rsidRPr="00480317">
        <w:rPr>
          <w:b/>
        </w:rPr>
        <w:t>Description:</w:t>
      </w:r>
      <w:r>
        <w:rPr>
          <w:bCs/>
        </w:rPr>
        <w:t xml:space="preserve"> </w:t>
      </w:r>
      <w:r w:rsidRPr="00917347">
        <w:rPr>
          <w:bCs/>
        </w:rPr>
        <w:t>tutorialButton checked to see if it leads back to the tutorial, being able to be done any amount of times</w:t>
      </w:r>
      <w:r>
        <w:t>.</w:t>
      </w:r>
    </w:p>
    <w:p w14:paraId="5EE4FC47" w14:textId="031070A4" w:rsidR="00362ABD" w:rsidRPr="00480317" w:rsidRDefault="00362ABD" w:rsidP="00362ABD">
      <w:pPr>
        <w:pStyle w:val="Level2Text"/>
        <w:rPr>
          <w:b/>
          <w:u w:val="single"/>
        </w:rPr>
      </w:pPr>
      <w:r>
        <w:rPr>
          <w:b/>
          <w:u w:val="single"/>
        </w:rPr>
        <w:t>Test #5</w:t>
      </w:r>
      <w:r w:rsidR="00537C83">
        <w:rPr>
          <w:b/>
          <w:u w:val="single"/>
        </w:rPr>
        <w:t>1</w:t>
      </w:r>
    </w:p>
    <w:p w14:paraId="11AF13D3" w14:textId="77777777" w:rsidR="00362ABD" w:rsidRPr="00480317" w:rsidRDefault="00362ABD" w:rsidP="00362ABD">
      <w:pPr>
        <w:pStyle w:val="Level2Text"/>
        <w:ind w:left="1440"/>
      </w:pPr>
      <w:r w:rsidRPr="00480317">
        <w:rPr>
          <w:b/>
        </w:rPr>
        <w:lastRenderedPageBreak/>
        <w:t>Description:</w:t>
      </w:r>
      <w:r>
        <w:rPr>
          <w:bCs/>
        </w:rPr>
        <w:t xml:space="preserve"> </w:t>
      </w:r>
      <w:r w:rsidRPr="00917347">
        <w:rPr>
          <w:bCs/>
        </w:rPr>
        <w:t>all images and colors used in the application will be passed through a function, checking to see if at least 90% of each one match a nature-inspired color palette, otherwise ask the client for approval of said palette</w:t>
      </w:r>
      <w:r>
        <w:t>.</w:t>
      </w:r>
    </w:p>
    <w:p w14:paraId="04984BF0" w14:textId="1C007726" w:rsidR="00362ABD" w:rsidRPr="00480317" w:rsidRDefault="00362ABD" w:rsidP="00362ABD">
      <w:pPr>
        <w:pStyle w:val="Level2Text"/>
        <w:rPr>
          <w:b/>
          <w:u w:val="single"/>
        </w:rPr>
      </w:pPr>
      <w:r>
        <w:rPr>
          <w:b/>
          <w:u w:val="single"/>
        </w:rPr>
        <w:t>Test #5</w:t>
      </w:r>
      <w:r w:rsidR="00537C83">
        <w:rPr>
          <w:b/>
          <w:u w:val="single"/>
        </w:rPr>
        <w:t>2</w:t>
      </w:r>
    </w:p>
    <w:p w14:paraId="61A5F833" w14:textId="77777777" w:rsidR="00362ABD" w:rsidRPr="00480317" w:rsidRDefault="00362ABD" w:rsidP="00362ABD">
      <w:pPr>
        <w:pStyle w:val="Level2Text"/>
        <w:ind w:left="1440"/>
      </w:pPr>
      <w:r w:rsidRPr="00480317">
        <w:rPr>
          <w:b/>
        </w:rPr>
        <w:t>Description:</w:t>
      </w:r>
      <w:r>
        <w:rPr>
          <w:bCs/>
        </w:rPr>
        <w:t xml:space="preserve"> Fonts m</w:t>
      </w:r>
      <w:r w:rsidRPr="00917347">
        <w:rPr>
          <w:bCs/>
        </w:rPr>
        <w:t>ust be approved by the client</w:t>
      </w:r>
      <w:r>
        <w:t>.</w:t>
      </w:r>
    </w:p>
    <w:p w14:paraId="372F9757" w14:textId="4B91DE15" w:rsidR="00362ABD" w:rsidRPr="00480317" w:rsidRDefault="00362ABD" w:rsidP="00362ABD">
      <w:pPr>
        <w:pStyle w:val="Level2Text"/>
        <w:rPr>
          <w:b/>
          <w:u w:val="single"/>
        </w:rPr>
      </w:pPr>
      <w:r>
        <w:rPr>
          <w:b/>
          <w:u w:val="single"/>
        </w:rPr>
        <w:t>Test #5</w:t>
      </w:r>
      <w:r w:rsidR="00537C83">
        <w:rPr>
          <w:b/>
          <w:u w:val="single"/>
        </w:rPr>
        <w:t>3</w:t>
      </w:r>
    </w:p>
    <w:p w14:paraId="37CDC424" w14:textId="77777777" w:rsidR="00362ABD" w:rsidRPr="00480317" w:rsidRDefault="00362ABD" w:rsidP="00362ABD">
      <w:pPr>
        <w:pStyle w:val="Level2Text"/>
        <w:ind w:left="1440"/>
      </w:pPr>
      <w:r w:rsidRPr="00480317">
        <w:rPr>
          <w:b/>
        </w:rPr>
        <w:t>Description:</w:t>
      </w:r>
      <w:r>
        <w:rPr>
          <w:bCs/>
        </w:rPr>
        <w:t xml:space="preserve"> </w:t>
      </w:r>
      <w:r w:rsidRPr="00917347">
        <w:rPr>
          <w:bCs/>
        </w:rPr>
        <w:t>Checks the amount of time users had the app open and checks the amount of time users spent in the Garfield Park Conservatory. If about 60% of them have a ratio of time in GPC and time in app of 0.75 or higher, pass</w:t>
      </w:r>
      <w:r>
        <w:t>.</w:t>
      </w:r>
    </w:p>
    <w:p w14:paraId="6BEA6341" w14:textId="79D3ABA4" w:rsidR="00362ABD" w:rsidRPr="00480317" w:rsidRDefault="00362ABD" w:rsidP="00362ABD">
      <w:pPr>
        <w:pStyle w:val="Level2Text"/>
        <w:rPr>
          <w:b/>
          <w:u w:val="single"/>
        </w:rPr>
      </w:pPr>
      <w:r>
        <w:rPr>
          <w:b/>
          <w:u w:val="single"/>
        </w:rPr>
        <w:t>Test #5</w:t>
      </w:r>
      <w:r w:rsidR="00537C83">
        <w:rPr>
          <w:b/>
          <w:u w:val="single"/>
        </w:rPr>
        <w:t>4</w:t>
      </w:r>
    </w:p>
    <w:p w14:paraId="19EEAE13" w14:textId="77777777" w:rsidR="00362ABD" w:rsidRPr="00480317" w:rsidRDefault="00362ABD" w:rsidP="00362ABD">
      <w:pPr>
        <w:pStyle w:val="Level2Text"/>
        <w:ind w:left="1440"/>
      </w:pPr>
      <w:r w:rsidRPr="00480317">
        <w:rPr>
          <w:b/>
        </w:rPr>
        <w:t>Description:</w:t>
      </w:r>
      <w:r>
        <w:rPr>
          <w:bCs/>
        </w:rPr>
        <w:t xml:space="preserve"> </w:t>
      </w:r>
      <w:r w:rsidRPr="00917347">
        <w:rPr>
          <w:bCs/>
        </w:rPr>
        <w:t>minigame function checked to see if it works only at the conservatory and nowhere else. Alternatively, checks to see if it works at the conservatory to begin with, then we can see about not making it work elsewhere</w:t>
      </w:r>
      <w:r>
        <w:t>.</w:t>
      </w:r>
    </w:p>
    <w:p w14:paraId="7498D34F" w14:textId="0A505439" w:rsidR="00362ABD" w:rsidRPr="00480317" w:rsidRDefault="00362ABD" w:rsidP="00362ABD">
      <w:pPr>
        <w:pStyle w:val="Level2Text"/>
        <w:rPr>
          <w:b/>
          <w:u w:val="single"/>
        </w:rPr>
      </w:pPr>
      <w:r>
        <w:rPr>
          <w:b/>
          <w:u w:val="single"/>
        </w:rPr>
        <w:t>Test #5</w:t>
      </w:r>
      <w:r w:rsidR="00537C83">
        <w:rPr>
          <w:b/>
          <w:u w:val="single"/>
        </w:rPr>
        <w:t>5</w:t>
      </w:r>
    </w:p>
    <w:p w14:paraId="25EF77AF" w14:textId="77777777" w:rsidR="00362ABD" w:rsidRPr="00480317" w:rsidRDefault="00362ABD" w:rsidP="00362ABD">
      <w:pPr>
        <w:pStyle w:val="Level2Text"/>
        <w:ind w:left="1440"/>
      </w:pPr>
      <w:r w:rsidRPr="00480317">
        <w:rPr>
          <w:b/>
        </w:rPr>
        <w:t>Description:</w:t>
      </w:r>
      <w:r>
        <w:rPr>
          <w:bCs/>
        </w:rPr>
        <w:t xml:space="preserve"> C</w:t>
      </w:r>
      <w:r w:rsidRPr="00917347">
        <w:rPr>
          <w:bCs/>
        </w:rPr>
        <w:t>heck to see if at least 95% of users are able to install the app without issue from the Google Play and Apple App stores</w:t>
      </w:r>
      <w:r>
        <w:t>.</w:t>
      </w:r>
    </w:p>
    <w:p w14:paraId="6ECF4352" w14:textId="29C25185" w:rsidR="00362ABD" w:rsidRPr="00480317" w:rsidRDefault="00362ABD" w:rsidP="00362ABD">
      <w:pPr>
        <w:pStyle w:val="Level2Text"/>
        <w:rPr>
          <w:b/>
          <w:u w:val="single"/>
        </w:rPr>
      </w:pPr>
      <w:r>
        <w:rPr>
          <w:b/>
          <w:u w:val="single"/>
        </w:rPr>
        <w:t>Test #5</w:t>
      </w:r>
      <w:r w:rsidR="00537C83">
        <w:rPr>
          <w:b/>
          <w:u w:val="single"/>
        </w:rPr>
        <w:t>6</w:t>
      </w:r>
    </w:p>
    <w:p w14:paraId="20569D52" w14:textId="77777777" w:rsidR="00362ABD" w:rsidRDefault="00362ABD" w:rsidP="00362ABD">
      <w:pPr>
        <w:pStyle w:val="Level2Text"/>
        <w:ind w:left="1440"/>
      </w:pPr>
      <w:r w:rsidRPr="00480317">
        <w:rPr>
          <w:b/>
        </w:rPr>
        <w:t>Description:</w:t>
      </w:r>
      <w:r>
        <w:rPr>
          <w:bCs/>
        </w:rPr>
        <w:t xml:space="preserve"> </w:t>
      </w:r>
      <w:r w:rsidRPr="00917347">
        <w:rPr>
          <w:bCs/>
        </w:rPr>
        <w:t>Have a list of words that cannot be added to the game and pass all the text of the game through a function. Check to see if any of those words are in, and if so, remove them</w:t>
      </w:r>
      <w:r>
        <w:t>.</w:t>
      </w:r>
    </w:p>
    <w:p w14:paraId="35DE286F" w14:textId="7D94E48B" w:rsidR="00362ABD" w:rsidRPr="00480317" w:rsidRDefault="00362ABD" w:rsidP="00362ABD">
      <w:pPr>
        <w:pStyle w:val="Level2Text"/>
        <w:rPr>
          <w:b/>
          <w:u w:val="single"/>
        </w:rPr>
      </w:pPr>
      <w:r>
        <w:rPr>
          <w:b/>
          <w:u w:val="single"/>
        </w:rPr>
        <w:t>Test #5</w:t>
      </w:r>
      <w:r w:rsidR="00537C83">
        <w:rPr>
          <w:b/>
          <w:u w:val="single"/>
        </w:rPr>
        <w:t>7</w:t>
      </w:r>
    </w:p>
    <w:p w14:paraId="26C1F567" w14:textId="77777777" w:rsidR="00362ABD" w:rsidRPr="00480317" w:rsidRDefault="00362ABD" w:rsidP="00362ABD">
      <w:pPr>
        <w:pStyle w:val="Level2Text"/>
        <w:ind w:left="1440"/>
      </w:pPr>
      <w:r w:rsidRPr="00480317">
        <w:rPr>
          <w:b/>
        </w:rPr>
        <w:t>Description:</w:t>
      </w:r>
      <w:r>
        <w:rPr>
          <w:bCs/>
        </w:rPr>
        <w:t xml:space="preserve"> </w:t>
      </w:r>
      <w:r w:rsidRPr="00917347">
        <w:rPr>
          <w:bCs/>
        </w:rPr>
        <w:t>Conduct a demo of the product to a diverse group and take feedback on anything they see problematic in regard to sensitive content</w:t>
      </w:r>
      <w:r>
        <w:t>.</w:t>
      </w:r>
    </w:p>
    <w:p w14:paraId="79F04A67" w14:textId="1C0B24E3" w:rsidR="00362ABD" w:rsidRPr="00480317" w:rsidRDefault="00362ABD" w:rsidP="00362ABD">
      <w:pPr>
        <w:pStyle w:val="Level2Text"/>
        <w:rPr>
          <w:b/>
          <w:u w:val="single"/>
        </w:rPr>
      </w:pPr>
      <w:r>
        <w:rPr>
          <w:b/>
          <w:u w:val="single"/>
        </w:rPr>
        <w:t>Test #5</w:t>
      </w:r>
      <w:r w:rsidR="00537C83">
        <w:rPr>
          <w:b/>
          <w:u w:val="single"/>
        </w:rPr>
        <w:t>8</w:t>
      </w:r>
    </w:p>
    <w:p w14:paraId="12635765" w14:textId="77777777" w:rsidR="00362ABD" w:rsidRPr="00480317" w:rsidRDefault="00362ABD" w:rsidP="00362ABD">
      <w:pPr>
        <w:pStyle w:val="Level2Text"/>
        <w:ind w:left="1440"/>
      </w:pPr>
      <w:r w:rsidRPr="00480317">
        <w:rPr>
          <w:b/>
        </w:rPr>
        <w:t>Description:</w:t>
      </w:r>
      <w:r>
        <w:rPr>
          <w:bCs/>
        </w:rPr>
        <w:t xml:space="preserve"> </w:t>
      </w:r>
      <w:r w:rsidRPr="00917347">
        <w:rPr>
          <w:bCs/>
        </w:rPr>
        <w:t>culturalHolidays function checked to see if it works on specific days of the year where it coincides with special events at the Conservatory</w:t>
      </w:r>
      <w:r>
        <w:t>.</w:t>
      </w:r>
    </w:p>
    <w:p w14:paraId="081C687B" w14:textId="26A59716" w:rsidR="00362ABD" w:rsidRPr="00480317" w:rsidRDefault="00362ABD" w:rsidP="00362ABD">
      <w:pPr>
        <w:pStyle w:val="Level2Text"/>
        <w:rPr>
          <w:b/>
          <w:u w:val="single"/>
        </w:rPr>
      </w:pPr>
      <w:r>
        <w:rPr>
          <w:b/>
          <w:u w:val="single"/>
        </w:rPr>
        <w:t>Test #</w:t>
      </w:r>
      <w:r w:rsidR="00537C83">
        <w:rPr>
          <w:b/>
          <w:u w:val="single"/>
        </w:rPr>
        <w:t>59</w:t>
      </w:r>
    </w:p>
    <w:p w14:paraId="44E0DF4B" w14:textId="77777777" w:rsidR="00362ABD" w:rsidRPr="00480317" w:rsidRDefault="00362ABD" w:rsidP="00362ABD">
      <w:pPr>
        <w:pStyle w:val="Level2Text"/>
        <w:ind w:left="1440"/>
      </w:pPr>
      <w:r w:rsidRPr="00480317">
        <w:rPr>
          <w:b/>
        </w:rPr>
        <w:t>Description:</w:t>
      </w:r>
      <w:r>
        <w:rPr>
          <w:bCs/>
        </w:rPr>
        <w:t xml:space="preserve"> </w:t>
      </w:r>
      <w:r w:rsidRPr="00917347">
        <w:rPr>
          <w:bCs/>
        </w:rPr>
        <w:t>Provide documentation of adherence to internal political directives</w:t>
      </w:r>
      <w:r>
        <w:t>.</w:t>
      </w:r>
    </w:p>
    <w:p w14:paraId="01E32B53" w14:textId="16B640AD" w:rsidR="00362ABD" w:rsidRPr="00480317" w:rsidRDefault="00362ABD" w:rsidP="00362ABD">
      <w:pPr>
        <w:pStyle w:val="Level2Text"/>
        <w:rPr>
          <w:b/>
          <w:u w:val="single"/>
        </w:rPr>
      </w:pPr>
      <w:r>
        <w:rPr>
          <w:b/>
          <w:u w:val="single"/>
        </w:rPr>
        <w:t>Test #6</w:t>
      </w:r>
      <w:r w:rsidR="00537C83">
        <w:rPr>
          <w:b/>
          <w:u w:val="single"/>
        </w:rPr>
        <w:t>0</w:t>
      </w:r>
    </w:p>
    <w:p w14:paraId="0301B1EC" w14:textId="77777777" w:rsidR="00362ABD" w:rsidRPr="00480317" w:rsidRDefault="00362ABD" w:rsidP="00362ABD">
      <w:pPr>
        <w:pStyle w:val="Level2Text"/>
        <w:ind w:left="1440"/>
      </w:pPr>
      <w:r w:rsidRPr="00480317">
        <w:rPr>
          <w:b/>
        </w:rPr>
        <w:lastRenderedPageBreak/>
        <w:t>Description:</w:t>
      </w:r>
      <w:r>
        <w:rPr>
          <w:bCs/>
        </w:rPr>
        <w:t xml:space="preserve"> </w:t>
      </w:r>
      <w:r w:rsidRPr="00917347">
        <w:rPr>
          <w:bCs/>
        </w:rPr>
        <w:t>Conduct stakeholder interviews to confirm alignment with organizational politics</w:t>
      </w:r>
      <w:r>
        <w:t>.</w:t>
      </w:r>
    </w:p>
    <w:p w14:paraId="73136900" w14:textId="5633E215" w:rsidR="00362ABD" w:rsidRPr="00480317" w:rsidRDefault="00362ABD" w:rsidP="00362ABD">
      <w:pPr>
        <w:pStyle w:val="Level2Text"/>
        <w:rPr>
          <w:b/>
          <w:u w:val="single"/>
        </w:rPr>
      </w:pPr>
      <w:r>
        <w:rPr>
          <w:b/>
          <w:u w:val="single"/>
        </w:rPr>
        <w:t>Test #6</w:t>
      </w:r>
      <w:r w:rsidR="00537C83">
        <w:rPr>
          <w:b/>
          <w:u w:val="single"/>
        </w:rPr>
        <w:t>1</w:t>
      </w:r>
    </w:p>
    <w:p w14:paraId="4AB013AA" w14:textId="77777777" w:rsidR="00362ABD" w:rsidRPr="00480317" w:rsidRDefault="00362ABD" w:rsidP="00362ABD">
      <w:pPr>
        <w:pStyle w:val="Level2Text"/>
        <w:ind w:left="1440"/>
      </w:pPr>
      <w:r w:rsidRPr="00480317">
        <w:rPr>
          <w:b/>
        </w:rPr>
        <w:t>Description:</w:t>
      </w:r>
      <w:r>
        <w:rPr>
          <w:bCs/>
        </w:rPr>
        <w:t xml:space="preserve"> </w:t>
      </w:r>
      <w:r w:rsidRPr="00917347">
        <w:rPr>
          <w:bCs/>
        </w:rPr>
        <w:t>Validate that personal information handling processes align with the requirements of the Data Protection Act and document a legal opinion affirming compliance with relevant data protection regulations</w:t>
      </w:r>
      <w:r>
        <w:t>.</w:t>
      </w:r>
    </w:p>
    <w:p w14:paraId="5FEF3DE4" w14:textId="6B89D4D0" w:rsidR="00362ABD" w:rsidRPr="00480317" w:rsidRDefault="00362ABD" w:rsidP="00362ABD">
      <w:pPr>
        <w:pStyle w:val="Level2Text"/>
        <w:rPr>
          <w:b/>
          <w:u w:val="single"/>
        </w:rPr>
      </w:pPr>
      <w:r>
        <w:rPr>
          <w:b/>
          <w:u w:val="single"/>
        </w:rPr>
        <w:t>Test #6</w:t>
      </w:r>
      <w:r w:rsidR="00537C83">
        <w:rPr>
          <w:b/>
          <w:u w:val="single"/>
        </w:rPr>
        <w:t>2</w:t>
      </w:r>
    </w:p>
    <w:p w14:paraId="78264B8F" w14:textId="77777777" w:rsidR="00362ABD" w:rsidRPr="00480317" w:rsidRDefault="00362ABD" w:rsidP="00362ABD">
      <w:pPr>
        <w:pStyle w:val="Level2Text"/>
        <w:ind w:left="1440"/>
      </w:pPr>
      <w:r w:rsidRPr="00480317">
        <w:rPr>
          <w:b/>
        </w:rPr>
        <w:t>Description:</w:t>
      </w:r>
      <w:r>
        <w:rPr>
          <w:bCs/>
        </w:rPr>
        <w:t xml:space="preserve"> </w:t>
      </w:r>
      <w:r w:rsidRPr="00917347">
        <w:rPr>
          <w:bCs/>
        </w:rPr>
        <w:t>Verify the presence and effectiveness of measures implemented to protect copyrights and intellectual property</w:t>
      </w:r>
      <w:r>
        <w:t>.</w:t>
      </w:r>
    </w:p>
    <w:p w14:paraId="702DB730" w14:textId="6445101B" w:rsidR="00362ABD" w:rsidRPr="00480317" w:rsidRDefault="00362ABD" w:rsidP="00362ABD">
      <w:pPr>
        <w:pStyle w:val="Level2Text"/>
        <w:rPr>
          <w:b/>
          <w:u w:val="single"/>
        </w:rPr>
      </w:pPr>
      <w:r>
        <w:rPr>
          <w:b/>
          <w:u w:val="single"/>
        </w:rPr>
        <w:t>Test #6</w:t>
      </w:r>
      <w:r w:rsidR="00537C83">
        <w:rPr>
          <w:b/>
          <w:u w:val="single"/>
        </w:rPr>
        <w:t>3</w:t>
      </w:r>
    </w:p>
    <w:p w14:paraId="24D9B196" w14:textId="77777777" w:rsidR="00362ABD" w:rsidRDefault="00362ABD" w:rsidP="00362ABD">
      <w:pPr>
        <w:pStyle w:val="Level2Text"/>
        <w:ind w:left="1440"/>
      </w:pPr>
      <w:r w:rsidRPr="00480317">
        <w:rPr>
          <w:b/>
        </w:rPr>
        <w:t>Description:</w:t>
      </w:r>
      <w:r>
        <w:rPr>
          <w:bCs/>
        </w:rPr>
        <w:t xml:space="preserve"> </w:t>
      </w:r>
      <w:r w:rsidRPr="00917347">
        <w:rPr>
          <w:bCs/>
        </w:rPr>
        <w:t>Obtain and document a legal opinion affirming compliance with intellectual property protection requirements</w:t>
      </w:r>
      <w:r>
        <w:t>.</w:t>
      </w:r>
    </w:p>
    <w:p w14:paraId="4E7E98CA" w14:textId="1ADA4143" w:rsidR="00362ABD" w:rsidRPr="00480317" w:rsidRDefault="00362ABD" w:rsidP="00362ABD">
      <w:pPr>
        <w:pStyle w:val="Level2Text"/>
        <w:rPr>
          <w:b/>
          <w:u w:val="single"/>
        </w:rPr>
      </w:pPr>
      <w:r>
        <w:rPr>
          <w:b/>
          <w:u w:val="single"/>
        </w:rPr>
        <w:t>Test #6</w:t>
      </w:r>
      <w:r w:rsidR="00537C83">
        <w:rPr>
          <w:b/>
          <w:u w:val="single"/>
        </w:rPr>
        <w:t>4</w:t>
      </w:r>
    </w:p>
    <w:p w14:paraId="69B85A4B" w14:textId="77777777" w:rsidR="00362ABD" w:rsidRPr="00480317" w:rsidRDefault="00362ABD" w:rsidP="00362ABD">
      <w:pPr>
        <w:pStyle w:val="Level2Text"/>
        <w:ind w:left="1440"/>
      </w:pPr>
      <w:r w:rsidRPr="00480317">
        <w:rPr>
          <w:b/>
        </w:rPr>
        <w:t>Description:</w:t>
      </w:r>
      <w:r>
        <w:rPr>
          <w:bCs/>
        </w:rPr>
        <w:t xml:space="preserve"> </w:t>
      </w:r>
      <w:r w:rsidRPr="00917347">
        <w:rPr>
          <w:bCs/>
        </w:rPr>
        <w:t>Verify that the product aligns with the standards specified by the insurance industry.</w:t>
      </w:r>
    </w:p>
    <w:p w14:paraId="606CD213" w14:textId="0A6663A0" w:rsidR="00362ABD" w:rsidRPr="00480317" w:rsidRDefault="00362ABD" w:rsidP="00362ABD">
      <w:pPr>
        <w:pStyle w:val="Level2Text"/>
        <w:rPr>
          <w:b/>
          <w:u w:val="single"/>
        </w:rPr>
      </w:pPr>
      <w:r>
        <w:rPr>
          <w:b/>
          <w:u w:val="single"/>
        </w:rPr>
        <w:t>Test #6</w:t>
      </w:r>
      <w:r w:rsidR="00537C83">
        <w:rPr>
          <w:b/>
          <w:u w:val="single"/>
        </w:rPr>
        <w:t>5</w:t>
      </w:r>
    </w:p>
    <w:p w14:paraId="49C41325" w14:textId="77777777" w:rsidR="00362ABD" w:rsidRDefault="00362ABD" w:rsidP="00362ABD">
      <w:pPr>
        <w:pStyle w:val="Level2Text"/>
        <w:ind w:left="1440"/>
      </w:pPr>
      <w:r w:rsidRPr="00480317">
        <w:rPr>
          <w:b/>
        </w:rPr>
        <w:t>Description:</w:t>
      </w:r>
      <w:r>
        <w:rPr>
          <w:bCs/>
        </w:rPr>
        <w:t xml:space="preserve"> </w:t>
      </w:r>
      <w:r w:rsidRPr="00917347">
        <w:rPr>
          <w:bCs/>
        </w:rPr>
        <w:t>Obtain and document certification confirming compliance with insurance industry standards</w:t>
      </w:r>
      <w:r>
        <w:t>.</w:t>
      </w:r>
    </w:p>
    <w:p w14:paraId="3A534CDD" w14:textId="07F2D5DF" w:rsidR="00453CA0" w:rsidRPr="00480317" w:rsidRDefault="00453CA0" w:rsidP="00453CA0">
      <w:pPr>
        <w:pStyle w:val="Level2Text"/>
        <w:rPr>
          <w:b/>
          <w:u w:val="single"/>
        </w:rPr>
      </w:pPr>
      <w:r>
        <w:rPr>
          <w:b/>
          <w:u w:val="single"/>
        </w:rPr>
        <w:t>Test #6</w:t>
      </w:r>
      <w:r w:rsidR="00537C83">
        <w:rPr>
          <w:b/>
          <w:u w:val="single"/>
        </w:rPr>
        <w:t>6</w:t>
      </w:r>
    </w:p>
    <w:p w14:paraId="529507A6" w14:textId="15522BFE" w:rsidR="00453CA0" w:rsidRDefault="00453CA0" w:rsidP="00453CA0">
      <w:pPr>
        <w:pStyle w:val="Level2Text"/>
        <w:ind w:left="1440"/>
      </w:pPr>
      <w:r w:rsidRPr="00480317">
        <w:rPr>
          <w:b/>
        </w:rPr>
        <w:t>Description:</w:t>
      </w:r>
      <w:r>
        <w:rPr>
          <w:bCs/>
        </w:rPr>
        <w:t xml:space="preserve"> </w:t>
      </w:r>
      <w:r w:rsidRPr="00DB2823">
        <w:rPr>
          <w:bCs/>
        </w:rPr>
        <w:t>Function that handles touch screen presses coupled with current scene, area where screen is expected to be touched, and expected next scene or event. Multiple trials conducted with a 0% expected error rate.</w:t>
      </w:r>
    </w:p>
    <w:p w14:paraId="3035D76A" w14:textId="4283D87D" w:rsidR="00453CA0" w:rsidRPr="00480317" w:rsidRDefault="00453CA0" w:rsidP="00453CA0">
      <w:pPr>
        <w:pStyle w:val="Level2Text"/>
        <w:rPr>
          <w:b/>
          <w:u w:val="single"/>
        </w:rPr>
      </w:pPr>
      <w:r>
        <w:rPr>
          <w:b/>
          <w:u w:val="single"/>
        </w:rPr>
        <w:t>Test #6</w:t>
      </w:r>
      <w:r w:rsidR="00537C83">
        <w:rPr>
          <w:b/>
          <w:u w:val="single"/>
        </w:rPr>
        <w:t>7</w:t>
      </w:r>
    </w:p>
    <w:p w14:paraId="021F5008" w14:textId="36D946A1" w:rsidR="00362ABD" w:rsidRDefault="00453CA0" w:rsidP="00453CA0">
      <w:pPr>
        <w:pStyle w:val="Level2Text"/>
        <w:ind w:left="1440"/>
      </w:pPr>
      <w:r w:rsidRPr="00480317">
        <w:rPr>
          <w:b/>
        </w:rPr>
        <w:t>Description:</w:t>
      </w:r>
      <w:r>
        <w:rPr>
          <w:bCs/>
        </w:rPr>
        <w:t xml:space="preserve"> </w:t>
      </w:r>
      <w:r>
        <w:t>Function that allows users to changes settings via setting, as well as upon initial bootup of the application</w:t>
      </w:r>
    </w:p>
    <w:p w14:paraId="2BCF7767" w14:textId="01FC4950" w:rsidR="00537C83" w:rsidRPr="00480317" w:rsidRDefault="00537C83" w:rsidP="00537C83">
      <w:pPr>
        <w:pStyle w:val="Level2Text"/>
        <w:rPr>
          <w:b/>
          <w:u w:val="single"/>
        </w:rPr>
      </w:pPr>
      <w:r>
        <w:rPr>
          <w:b/>
          <w:u w:val="single"/>
        </w:rPr>
        <w:t>Test #68</w:t>
      </w:r>
    </w:p>
    <w:p w14:paraId="342774A7" w14:textId="77777777" w:rsidR="00537C83" w:rsidRDefault="00537C83" w:rsidP="00537C83">
      <w:pPr>
        <w:pStyle w:val="Level2Text"/>
        <w:ind w:left="1440"/>
        <w:rPr>
          <w:bCs/>
        </w:rPr>
      </w:pPr>
      <w:r w:rsidRPr="00480317">
        <w:rPr>
          <w:b/>
        </w:rPr>
        <w:t>Description:</w:t>
      </w:r>
      <w:r>
        <w:rPr>
          <w:bCs/>
        </w:rPr>
        <w:t xml:space="preserve"> </w:t>
      </w:r>
      <w:r w:rsidRPr="00537C83">
        <w:rPr>
          <w:bCs/>
        </w:rPr>
        <w:t>check patchRelease function, ensure that it's able to detect whenever a new patch is out and prevent the user from being able to interact with the application until it is downloaded.</w:t>
      </w:r>
    </w:p>
    <w:p w14:paraId="726D62C4" w14:textId="56AA544E" w:rsidR="004750F8" w:rsidRDefault="004750F8" w:rsidP="004750F8">
      <w:pPr>
        <w:pStyle w:val="Heading2"/>
        <w:ind w:left="-5"/>
        <w:rPr>
          <w:rFonts w:ascii="Times New Roman" w:eastAsia="Arial" w:hAnsi="Times New Roman" w:cs="Times New Roman"/>
        </w:rPr>
      </w:pPr>
      <w:r>
        <w:lastRenderedPageBreak/>
        <w:t>III</w:t>
      </w:r>
      <w:r>
        <w:tab/>
      </w:r>
      <w:r>
        <w:rPr>
          <w:rFonts w:ascii="Arial" w:eastAsia="Arial" w:hAnsi="Arial" w:cs="Arial"/>
        </w:rPr>
        <w:t xml:space="preserve"> </w:t>
      </w:r>
      <w:r>
        <w:rPr>
          <w:rFonts w:ascii="Times New Roman" w:eastAsia="Arial" w:hAnsi="Times New Roman" w:cs="Times New Roman"/>
        </w:rPr>
        <w:t>Design</w:t>
      </w:r>
    </w:p>
    <w:p w14:paraId="12F3CDEA" w14:textId="77777777" w:rsidR="0069706B" w:rsidRDefault="004750F8" w:rsidP="0069706B">
      <w:pPr>
        <w:pStyle w:val="Heading2"/>
        <w:ind w:left="-5" w:firstLine="5"/>
        <w:rPr>
          <w:rFonts w:ascii="Times New Roman" w:hAnsi="Times New Roman" w:cs="Times New Roman"/>
          <w:bCs/>
          <w:iCs/>
        </w:rPr>
      </w:pPr>
      <w:r>
        <w:rPr>
          <w:b w:val="0"/>
          <w:i/>
        </w:rPr>
        <w:t xml:space="preserve">    </w:t>
      </w:r>
      <w:r w:rsidR="0069706B" w:rsidRPr="004750F8">
        <w:rPr>
          <w:rFonts w:ascii="Times New Roman" w:hAnsi="Times New Roman" w:cs="Times New Roman"/>
          <w:bCs/>
          <w:iCs/>
        </w:rPr>
        <w:t>22 Design Goals</w:t>
      </w:r>
    </w:p>
    <w:p w14:paraId="2E2F4A5F" w14:textId="77777777" w:rsidR="0069706B" w:rsidRDefault="0069706B" w:rsidP="0069706B">
      <w:pPr>
        <w:rPr>
          <w:rFonts w:eastAsia="Cambria"/>
          <w:i w:val="0"/>
          <w:iCs/>
          <w:color w:val="auto"/>
        </w:rPr>
      </w:pPr>
      <w:r>
        <w:rPr>
          <w:rFonts w:eastAsia="Cambria"/>
          <w:i w:val="0"/>
          <w:iCs/>
          <w:color w:val="auto"/>
        </w:rPr>
        <w:t>Our main design goals align with 3 main quality of life features for ongoing and future content in the game.</w:t>
      </w:r>
    </w:p>
    <w:p w14:paraId="6744F979" w14:textId="77777777" w:rsidR="0069706B" w:rsidRDefault="0069706B" w:rsidP="0069706B">
      <w:pPr>
        <w:rPr>
          <w:rFonts w:eastAsia="Cambria"/>
          <w:i w:val="0"/>
          <w:iCs/>
          <w:color w:val="auto"/>
        </w:rPr>
      </w:pPr>
      <w:r>
        <w:rPr>
          <w:rFonts w:eastAsia="Cambria"/>
          <w:i w:val="0"/>
          <w:iCs/>
          <w:color w:val="auto"/>
        </w:rPr>
        <w:t xml:space="preserve">1. </w:t>
      </w:r>
      <w:r w:rsidRPr="004750F8">
        <w:rPr>
          <w:rFonts w:eastAsia="Cambria"/>
          <w:i w:val="0"/>
          <w:iCs/>
          <w:color w:val="auto"/>
        </w:rPr>
        <w:t>Seamless integration of new minigame types</w:t>
      </w:r>
    </w:p>
    <w:p w14:paraId="5C23846D" w14:textId="77777777" w:rsidR="0069706B" w:rsidRDefault="0069706B" w:rsidP="0069706B">
      <w:pPr>
        <w:rPr>
          <w:rFonts w:eastAsia="Cambria"/>
          <w:i w:val="0"/>
          <w:iCs/>
          <w:color w:val="auto"/>
        </w:rPr>
      </w:pPr>
      <w:r>
        <w:rPr>
          <w:rFonts w:eastAsia="Cambria"/>
          <w:i w:val="0"/>
          <w:iCs/>
          <w:color w:val="auto"/>
        </w:rPr>
        <w:t xml:space="preserve">2. </w:t>
      </w:r>
      <w:r w:rsidRPr="004750F8">
        <w:rPr>
          <w:rFonts w:eastAsia="Cambria"/>
          <w:i w:val="0"/>
          <w:iCs/>
          <w:color w:val="auto"/>
        </w:rPr>
        <w:t>Fast and accurate storage of newly collected rewards into a Player’s collection</w:t>
      </w:r>
    </w:p>
    <w:p w14:paraId="599C31E6" w14:textId="77777777" w:rsidR="0069706B" w:rsidRDefault="0069706B" w:rsidP="0069706B">
      <w:pPr>
        <w:rPr>
          <w:rFonts w:eastAsia="Cambria"/>
          <w:i w:val="0"/>
          <w:iCs/>
          <w:color w:val="auto"/>
        </w:rPr>
      </w:pPr>
      <w:r>
        <w:rPr>
          <w:rFonts w:eastAsia="Cambria"/>
          <w:i w:val="0"/>
          <w:iCs/>
          <w:color w:val="auto"/>
        </w:rPr>
        <w:t xml:space="preserve">3. </w:t>
      </w:r>
      <w:r w:rsidRPr="004750F8">
        <w:rPr>
          <w:rFonts w:eastAsia="Cambria"/>
          <w:i w:val="0"/>
          <w:iCs/>
          <w:color w:val="auto"/>
        </w:rPr>
        <w:t>Reliable/Consistent representation of players on Overworld map</w:t>
      </w:r>
    </w:p>
    <w:p w14:paraId="1491E923" w14:textId="0D769269" w:rsidR="0069706B" w:rsidRDefault="0069706B" w:rsidP="0069706B">
      <w:pPr>
        <w:ind w:left="0" w:firstLine="0"/>
        <w:rPr>
          <w:rFonts w:eastAsia="Cambria"/>
          <w:b/>
          <w:bCs/>
          <w:i w:val="0"/>
          <w:iCs/>
          <w:color w:val="auto"/>
          <w:sz w:val="28"/>
          <w:szCs w:val="28"/>
        </w:rPr>
      </w:pPr>
      <w:r>
        <w:rPr>
          <w:rFonts w:eastAsia="Cambria"/>
          <w:i w:val="0"/>
          <w:iCs/>
          <w:color w:val="auto"/>
        </w:rPr>
        <w:t xml:space="preserve">    </w:t>
      </w:r>
      <w:r w:rsidRPr="0069706B">
        <w:rPr>
          <w:rFonts w:eastAsia="Cambria"/>
          <w:b/>
          <w:bCs/>
          <w:i w:val="0"/>
          <w:iCs/>
          <w:color w:val="auto"/>
          <w:sz w:val="28"/>
          <w:szCs w:val="28"/>
        </w:rPr>
        <w:t>23</w:t>
      </w:r>
      <w:r>
        <w:rPr>
          <w:rFonts w:eastAsia="Cambria"/>
          <w:b/>
          <w:bCs/>
          <w:i w:val="0"/>
          <w:iCs/>
          <w:color w:val="auto"/>
          <w:sz w:val="28"/>
          <w:szCs w:val="28"/>
        </w:rPr>
        <w:t xml:space="preserve"> Current Design System</w:t>
      </w:r>
    </w:p>
    <w:p w14:paraId="38BE4473" w14:textId="20CEDAA8" w:rsidR="0069706B" w:rsidRDefault="0069706B" w:rsidP="0069706B">
      <w:pPr>
        <w:ind w:left="0" w:firstLine="0"/>
        <w:rPr>
          <w:rFonts w:eastAsia="Cambria"/>
          <w:i w:val="0"/>
          <w:iCs/>
          <w:color w:val="auto"/>
          <w:szCs w:val="24"/>
        </w:rPr>
      </w:pPr>
      <w:r>
        <w:rPr>
          <w:rFonts w:eastAsia="Cambria"/>
          <w:b/>
          <w:bCs/>
          <w:i w:val="0"/>
          <w:iCs/>
          <w:color w:val="auto"/>
          <w:sz w:val="28"/>
          <w:szCs w:val="28"/>
        </w:rPr>
        <w:tab/>
      </w:r>
      <w:r>
        <w:rPr>
          <w:rFonts w:eastAsia="Cambria"/>
          <w:i w:val="0"/>
          <w:iCs/>
          <w:color w:val="auto"/>
          <w:szCs w:val="24"/>
        </w:rPr>
        <w:t>There is no pre-existing system.</w:t>
      </w:r>
    </w:p>
    <w:p w14:paraId="3638DA01" w14:textId="5B32AD01" w:rsidR="0069706B" w:rsidRDefault="0069706B" w:rsidP="0069706B">
      <w:pPr>
        <w:ind w:left="0" w:firstLine="0"/>
        <w:rPr>
          <w:rFonts w:eastAsia="Cambria"/>
          <w:b/>
          <w:bCs/>
          <w:i w:val="0"/>
          <w:iCs/>
          <w:color w:val="auto"/>
          <w:sz w:val="28"/>
          <w:szCs w:val="28"/>
        </w:rPr>
      </w:pPr>
      <w:r>
        <w:rPr>
          <w:rFonts w:eastAsia="Cambria"/>
          <w:i w:val="0"/>
          <w:iCs/>
          <w:color w:val="auto"/>
          <w:szCs w:val="24"/>
        </w:rPr>
        <w:t xml:space="preserve">    </w:t>
      </w:r>
      <w:r>
        <w:rPr>
          <w:rFonts w:eastAsia="Cambria"/>
          <w:b/>
          <w:bCs/>
          <w:i w:val="0"/>
          <w:iCs/>
          <w:color w:val="auto"/>
          <w:sz w:val="28"/>
          <w:szCs w:val="28"/>
        </w:rPr>
        <w:t>24 Proposed Design System</w:t>
      </w:r>
    </w:p>
    <w:p w14:paraId="759542F2" w14:textId="2B38AE1E" w:rsidR="0069706B" w:rsidRDefault="0069706B" w:rsidP="0069706B">
      <w:pPr>
        <w:ind w:left="0" w:firstLine="0"/>
        <w:rPr>
          <w:rFonts w:eastAsia="Cambria"/>
          <w:b/>
          <w:bCs/>
          <w:i w:val="0"/>
          <w:iCs/>
          <w:color w:val="auto"/>
          <w:sz w:val="28"/>
          <w:szCs w:val="28"/>
        </w:rPr>
      </w:pPr>
      <w:r>
        <w:rPr>
          <w:rFonts w:eastAsia="Cambria"/>
          <w:b/>
          <w:bCs/>
          <w:i w:val="0"/>
          <w:iCs/>
          <w:color w:val="auto"/>
          <w:sz w:val="28"/>
          <w:szCs w:val="28"/>
        </w:rPr>
        <w:tab/>
        <w:t>24a Initial System Analysis and Class Identification</w:t>
      </w:r>
    </w:p>
    <w:p w14:paraId="187AB404" w14:textId="182D7FBA" w:rsidR="0069706B" w:rsidRDefault="0069706B" w:rsidP="0069706B">
      <w:pPr>
        <w:rPr>
          <w:rFonts w:eastAsia="Cambria"/>
          <w:i w:val="0"/>
          <w:iCs/>
          <w:color w:val="auto"/>
          <w:szCs w:val="24"/>
        </w:rPr>
      </w:pPr>
      <w:r>
        <w:rPr>
          <w:rFonts w:eastAsia="Cambria"/>
          <w:i w:val="0"/>
          <w:iCs/>
          <w:color w:val="auto"/>
          <w:szCs w:val="24"/>
        </w:rPr>
        <w:t xml:space="preserve">    The following class diagrams is an example of what to expect the main Overworld system to look like. The player will be able to traverse the overworld map, and interact with minigame events that randomly pop up, the given minigame being produced from the Minigames superclass, and being returned to the Overworld class. A reward class will exist, with its main priority being that it will produce rewards for the player to obtain via the minigames played. These rewards will be passed into the Collection </w:t>
      </w:r>
      <w:r>
        <w:rPr>
          <w:rFonts w:eastAsia="Cambria"/>
          <w:i w:val="0"/>
          <w:iCs/>
          <w:color w:val="auto"/>
          <w:szCs w:val="24"/>
        </w:rPr>
        <w:lastRenderedPageBreak/>
        <w:t>class</w:t>
      </w:r>
      <w:r w:rsidR="001D7BF2">
        <w:rPr>
          <w:rFonts w:eastAsia="Cambria"/>
          <w:i w:val="0"/>
          <w:iCs/>
          <w:color w:val="auto"/>
          <w:szCs w:val="24"/>
        </w:rPr>
        <w:t xml:space="preserve">, which will hold all collection data for each player. The Collection can be accessed </w:t>
      </w:r>
      <w:r w:rsidR="00E35220">
        <w:rPr>
          <w:noProof/>
        </w:rPr>
        <w:drawing>
          <wp:anchor distT="0" distB="0" distL="114300" distR="114300" simplePos="0" relativeHeight="251659264" behindDoc="1" locked="0" layoutInCell="1" allowOverlap="1" wp14:anchorId="38F7920A" wp14:editId="1A5BAEC6">
            <wp:simplePos x="0" y="0"/>
            <wp:positionH relativeFrom="margin">
              <wp:posOffset>182880</wp:posOffset>
            </wp:positionH>
            <wp:positionV relativeFrom="paragraph">
              <wp:posOffset>819150</wp:posOffset>
            </wp:positionV>
            <wp:extent cx="5730875" cy="3443605"/>
            <wp:effectExtent l="0" t="0" r="3175" b="4445"/>
            <wp:wrapTight wrapText="bothSides">
              <wp:wrapPolygon edited="0">
                <wp:start x="0" y="0"/>
                <wp:lineTo x="0" y="21508"/>
                <wp:lineTo x="21540" y="21508"/>
                <wp:lineTo x="21540" y="0"/>
                <wp:lineTo x="0" y="0"/>
              </wp:wrapPolygon>
            </wp:wrapTight>
            <wp:docPr id="469393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9368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0875" cy="3443605"/>
                    </a:xfrm>
                    <a:prstGeom prst="rect">
                      <a:avLst/>
                    </a:prstGeom>
                  </pic:spPr>
                </pic:pic>
              </a:graphicData>
            </a:graphic>
          </wp:anchor>
        </w:drawing>
      </w:r>
      <w:r w:rsidR="001D7BF2">
        <w:rPr>
          <w:rFonts w:eastAsia="Cambria"/>
          <w:i w:val="0"/>
          <w:iCs/>
          <w:color w:val="auto"/>
          <w:szCs w:val="24"/>
        </w:rPr>
        <w:t>via the Overworld map.</w:t>
      </w:r>
    </w:p>
    <w:p w14:paraId="24249558" w14:textId="189E47E5" w:rsidR="001D7BF2" w:rsidRDefault="001D7BF2" w:rsidP="00E35220">
      <w:pPr>
        <w:ind w:left="0" w:firstLine="0"/>
        <w:rPr>
          <w:rFonts w:eastAsia="Cambria"/>
          <w:i w:val="0"/>
          <w:iCs/>
          <w:color w:val="auto"/>
          <w:szCs w:val="24"/>
        </w:rPr>
      </w:pPr>
    </w:p>
    <w:p w14:paraId="6F5119A9" w14:textId="3E455E9A" w:rsidR="00E35220" w:rsidRDefault="00E35220" w:rsidP="00E35220">
      <w:pPr>
        <w:ind w:left="0" w:firstLine="0"/>
        <w:rPr>
          <w:rFonts w:eastAsia="Cambria"/>
          <w:b/>
          <w:bCs/>
          <w:i w:val="0"/>
          <w:iCs/>
          <w:color w:val="auto"/>
          <w:sz w:val="28"/>
          <w:szCs w:val="28"/>
        </w:rPr>
      </w:pPr>
      <w:r>
        <w:rPr>
          <w:rFonts w:eastAsia="Cambria"/>
          <w:i w:val="0"/>
          <w:iCs/>
          <w:color w:val="auto"/>
          <w:szCs w:val="24"/>
        </w:rPr>
        <w:t xml:space="preserve">    </w:t>
      </w:r>
      <w:r>
        <w:rPr>
          <w:rFonts w:eastAsia="Cambria"/>
          <w:i w:val="0"/>
          <w:iCs/>
          <w:color w:val="auto"/>
          <w:szCs w:val="24"/>
        </w:rPr>
        <w:tab/>
      </w:r>
      <w:r w:rsidRPr="00E35220">
        <w:rPr>
          <w:rFonts w:eastAsia="Cambria"/>
          <w:b/>
          <w:bCs/>
          <w:i w:val="0"/>
          <w:iCs/>
          <w:color w:val="auto"/>
          <w:sz w:val="28"/>
          <w:szCs w:val="28"/>
        </w:rPr>
        <w:t>24</w:t>
      </w:r>
      <w:r w:rsidR="00CC0472">
        <w:rPr>
          <w:rFonts w:eastAsia="Cambria"/>
          <w:b/>
          <w:bCs/>
          <w:i w:val="0"/>
          <w:iCs/>
          <w:color w:val="auto"/>
          <w:sz w:val="28"/>
          <w:szCs w:val="28"/>
        </w:rPr>
        <w:t>b Dynamic Modeling of Use-Cases</w:t>
      </w:r>
    </w:p>
    <w:p w14:paraId="06A729B7" w14:textId="7D9C4814" w:rsidR="004750F8" w:rsidRDefault="00CC0472" w:rsidP="00D07DC6">
      <w:pPr>
        <w:ind w:firstLine="0"/>
        <w:rPr>
          <w:rFonts w:eastAsia="Cambria"/>
          <w:i w:val="0"/>
          <w:iCs/>
          <w:color w:val="auto"/>
          <w:szCs w:val="24"/>
        </w:rPr>
      </w:pPr>
      <w:r>
        <w:rPr>
          <w:rFonts w:eastAsia="Cambria"/>
          <w:i w:val="0"/>
          <w:iCs/>
          <w:color w:val="auto"/>
          <w:szCs w:val="24"/>
        </w:rPr>
        <w:t xml:space="preserve">    Below is a sequence diagram of the player playing Conservatory Catch use-case, which is essentially all the potential use cases described in section 9. Essentially, the player is logged into their account and the player’s info is given to the Overworld class</w:t>
      </w:r>
      <w:r w:rsidR="00D07DC6">
        <w:rPr>
          <w:rFonts w:eastAsia="Cambria"/>
          <w:i w:val="0"/>
          <w:iCs/>
          <w:color w:val="auto"/>
          <w:szCs w:val="24"/>
        </w:rPr>
        <w:t xml:space="preserve"> via their phone’s location tracking system. This information is passed into the updateUserLocation(), and the user icon is displayed back to the user using the displayUser() function that takes the newly acquired user location. Once the user is displayed via the Overworld map, they can enter and exit their collection, when the user’s rewards are displayed to them via the Collection class function, displayUserRewards(). Now another potential path from the Overworld map, is the potential minigames that are spawned and enter via the user’s screen presses and the spawnMinigame() function. Once the user completes the minigame, on successful completion, the awardCompletion() function will award the user with a reward, storing it instantly in the user’s Collection. The user is then returned to the Overworld via the minigameReturn() function, which will call updateUserLocation() from within in order to accurately track any movements made while in their minigame instance.</w:t>
      </w:r>
    </w:p>
    <w:p w14:paraId="0B697899" w14:textId="77777777" w:rsidR="00D07DC6" w:rsidRDefault="00D07DC6" w:rsidP="00D07DC6">
      <w:pPr>
        <w:ind w:firstLine="0"/>
        <w:rPr>
          <w:rFonts w:eastAsia="Cambria"/>
          <w:i w:val="0"/>
          <w:iCs/>
          <w:color w:val="auto"/>
          <w:szCs w:val="24"/>
        </w:rPr>
      </w:pPr>
    </w:p>
    <w:p w14:paraId="4A8E1859" w14:textId="77777777" w:rsidR="001F5092" w:rsidRDefault="00D07DC6" w:rsidP="00D07DC6">
      <w:pPr>
        <w:ind w:left="0" w:firstLine="0"/>
        <w:rPr>
          <w:rFonts w:eastAsia="Cambria"/>
          <w:b/>
          <w:bCs/>
          <w:i w:val="0"/>
          <w:iCs/>
          <w:color w:val="auto"/>
          <w:sz w:val="28"/>
          <w:szCs w:val="28"/>
        </w:rPr>
      </w:pPr>
      <w:r>
        <w:rPr>
          <w:noProof/>
        </w:rPr>
        <w:lastRenderedPageBreak/>
        <w:drawing>
          <wp:anchor distT="0" distB="0" distL="114300" distR="114300" simplePos="0" relativeHeight="251660288" behindDoc="1" locked="0" layoutInCell="1" allowOverlap="1" wp14:anchorId="032E7735" wp14:editId="744E0812">
            <wp:simplePos x="0" y="0"/>
            <wp:positionH relativeFrom="column">
              <wp:posOffset>158316</wp:posOffset>
            </wp:positionH>
            <wp:positionV relativeFrom="paragraph">
              <wp:posOffset>602</wp:posOffset>
            </wp:positionV>
            <wp:extent cx="5730875" cy="3728720"/>
            <wp:effectExtent l="0" t="0" r="3175" b="5080"/>
            <wp:wrapTight wrapText="bothSides">
              <wp:wrapPolygon edited="0">
                <wp:start x="0" y="0"/>
                <wp:lineTo x="0" y="21519"/>
                <wp:lineTo x="21540" y="21519"/>
                <wp:lineTo x="21540" y="0"/>
                <wp:lineTo x="0" y="0"/>
              </wp:wrapPolygon>
            </wp:wrapTight>
            <wp:docPr id="1957107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0700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0875" cy="3728720"/>
                    </a:xfrm>
                    <a:prstGeom prst="rect">
                      <a:avLst/>
                    </a:prstGeom>
                  </pic:spPr>
                </pic:pic>
              </a:graphicData>
            </a:graphic>
          </wp:anchor>
        </w:drawing>
      </w:r>
      <w:r>
        <w:rPr>
          <w:rFonts w:eastAsia="Cambria"/>
          <w:i w:val="0"/>
          <w:iCs/>
          <w:color w:val="auto"/>
          <w:szCs w:val="24"/>
        </w:rPr>
        <w:t xml:space="preserve">    </w:t>
      </w:r>
      <w:r>
        <w:rPr>
          <w:rFonts w:eastAsia="Cambria"/>
          <w:b/>
          <w:bCs/>
          <w:i w:val="0"/>
          <w:iCs/>
          <w:color w:val="auto"/>
          <w:sz w:val="28"/>
          <w:szCs w:val="28"/>
        </w:rPr>
        <w:t>24c Proposed System Architecture</w:t>
      </w:r>
    </w:p>
    <w:p w14:paraId="09FDFBBB" w14:textId="7FF037D5" w:rsidR="001F5092" w:rsidRDefault="001F5092" w:rsidP="001F5092">
      <w:pPr>
        <w:ind w:left="720" w:firstLine="0"/>
        <w:rPr>
          <w:rFonts w:eastAsia="Cambria"/>
          <w:i w:val="0"/>
          <w:iCs/>
          <w:color w:val="auto"/>
          <w:szCs w:val="24"/>
        </w:rPr>
      </w:pPr>
      <w:r>
        <w:rPr>
          <w:rFonts w:eastAsia="Cambria"/>
          <w:i w:val="0"/>
          <w:iCs/>
          <w:color w:val="auto"/>
          <w:szCs w:val="24"/>
        </w:rPr>
        <w:t>The system architecture for Conservatory Catch will be the Client-Server architecture, since this project will constantly need to display constantly changing data between users and the server-side Conservatory map. With potential for displaying users to all other users also playing at the same time, everyone must be able to reliably track all client instances on the main server.</w:t>
      </w:r>
    </w:p>
    <w:p w14:paraId="76785607" w14:textId="49B38654" w:rsidR="001F5092" w:rsidRDefault="001F5092" w:rsidP="001F5092">
      <w:pPr>
        <w:ind w:left="0" w:firstLine="0"/>
        <w:rPr>
          <w:rFonts w:eastAsia="Cambria"/>
          <w:b/>
          <w:bCs/>
          <w:i w:val="0"/>
          <w:iCs/>
          <w:color w:val="auto"/>
          <w:sz w:val="28"/>
          <w:szCs w:val="28"/>
        </w:rPr>
      </w:pPr>
      <w:r>
        <w:rPr>
          <w:rFonts w:eastAsia="Cambria"/>
          <w:b/>
          <w:bCs/>
          <w:i w:val="0"/>
          <w:iCs/>
          <w:color w:val="auto"/>
          <w:sz w:val="28"/>
          <w:szCs w:val="28"/>
        </w:rPr>
        <w:t xml:space="preserve">    24d Initial Subsystem Decomposition</w:t>
      </w:r>
    </w:p>
    <w:p w14:paraId="22EA52D7" w14:textId="77777777" w:rsidR="009D0792" w:rsidRDefault="001F5092" w:rsidP="009D0792">
      <w:pPr>
        <w:ind w:left="720" w:firstLine="0"/>
        <w:rPr>
          <w:rFonts w:eastAsia="Cambria"/>
          <w:i w:val="0"/>
          <w:iCs/>
          <w:color w:val="auto"/>
          <w:szCs w:val="24"/>
        </w:rPr>
      </w:pPr>
      <w:r>
        <w:rPr>
          <w:rFonts w:eastAsia="Cambria"/>
          <w:i w:val="0"/>
          <w:iCs/>
          <w:color w:val="auto"/>
          <w:szCs w:val="24"/>
        </w:rPr>
        <w:t xml:space="preserve">Subsystems will be split into the main 3 subsystems seen in 24b’s sequence diagram. Overworld will be in charge of displaying current user location on the map, while allowing for instances of minigames to propagate the map and allowing a user’s collection to be accessed. The </w:t>
      </w:r>
      <w:r w:rsidR="009D0792">
        <w:rPr>
          <w:rFonts w:eastAsia="Cambria"/>
          <w:i w:val="0"/>
          <w:iCs/>
          <w:color w:val="auto"/>
          <w:szCs w:val="24"/>
        </w:rPr>
        <w:t>Collection subsystem will be in charge of all player rewards storage. Minigames subsystem will only be in charge of creating minigame instances to pass into the Overworld and passing back new rewards to the Collection subsystem.</w:t>
      </w:r>
    </w:p>
    <w:p w14:paraId="7401F07B" w14:textId="77777777" w:rsidR="00433C8D" w:rsidRDefault="00433C8D" w:rsidP="009D0792">
      <w:pPr>
        <w:ind w:left="720" w:firstLine="0"/>
        <w:rPr>
          <w:rFonts w:eastAsia="Cambria"/>
          <w:i w:val="0"/>
          <w:iCs/>
          <w:color w:val="auto"/>
          <w:szCs w:val="24"/>
        </w:rPr>
      </w:pPr>
    </w:p>
    <w:p w14:paraId="3113D9B3" w14:textId="77777777" w:rsidR="00433C8D" w:rsidRDefault="00433C8D" w:rsidP="009D0792">
      <w:pPr>
        <w:ind w:left="720" w:firstLine="0"/>
        <w:rPr>
          <w:rFonts w:eastAsia="Cambria"/>
          <w:i w:val="0"/>
          <w:iCs/>
          <w:color w:val="auto"/>
          <w:szCs w:val="24"/>
        </w:rPr>
      </w:pPr>
    </w:p>
    <w:p w14:paraId="5F38DB05" w14:textId="3C1300B7" w:rsidR="009D0792" w:rsidRDefault="009D0792" w:rsidP="009D0792">
      <w:pPr>
        <w:ind w:left="0" w:firstLine="0"/>
        <w:rPr>
          <w:rFonts w:eastAsia="Cambria"/>
          <w:b/>
          <w:bCs/>
          <w:i w:val="0"/>
          <w:iCs/>
          <w:color w:val="auto"/>
          <w:sz w:val="28"/>
          <w:szCs w:val="28"/>
        </w:rPr>
      </w:pPr>
      <w:r>
        <w:rPr>
          <w:rFonts w:eastAsia="Cambria"/>
          <w:i w:val="0"/>
          <w:iCs/>
          <w:color w:val="auto"/>
          <w:szCs w:val="24"/>
        </w:rPr>
        <w:lastRenderedPageBreak/>
        <w:t xml:space="preserve"> </w:t>
      </w:r>
      <w:r>
        <w:rPr>
          <w:rFonts w:eastAsia="Cambria"/>
          <w:b/>
          <w:bCs/>
          <w:i w:val="0"/>
          <w:iCs/>
          <w:color w:val="auto"/>
          <w:sz w:val="28"/>
          <w:szCs w:val="28"/>
        </w:rPr>
        <w:t>25 Additional Design Considerations</w:t>
      </w:r>
    </w:p>
    <w:p w14:paraId="7A0A5AF1" w14:textId="6AE36BCF" w:rsidR="009D0792" w:rsidRDefault="009D0792" w:rsidP="009D0792">
      <w:pPr>
        <w:ind w:left="0" w:firstLine="0"/>
        <w:rPr>
          <w:rFonts w:eastAsia="Cambria"/>
          <w:b/>
          <w:bCs/>
          <w:i w:val="0"/>
          <w:iCs/>
          <w:color w:val="auto"/>
          <w:sz w:val="28"/>
          <w:szCs w:val="28"/>
        </w:rPr>
      </w:pPr>
      <w:r>
        <w:rPr>
          <w:rFonts w:eastAsia="Cambria"/>
          <w:b/>
          <w:bCs/>
          <w:i w:val="0"/>
          <w:iCs/>
          <w:color w:val="auto"/>
          <w:sz w:val="28"/>
          <w:szCs w:val="28"/>
        </w:rPr>
        <w:t xml:space="preserve">           25a Hardware / Software Mapping</w:t>
      </w:r>
    </w:p>
    <w:p w14:paraId="282A0ED4" w14:textId="5BEECEB2" w:rsidR="009D0792" w:rsidRDefault="009D0792" w:rsidP="009D0792">
      <w:pPr>
        <w:ind w:left="0" w:firstLine="0"/>
        <w:rPr>
          <w:rFonts w:eastAsia="Cambria"/>
          <w:b/>
          <w:bCs/>
          <w:i w:val="0"/>
          <w:iCs/>
          <w:color w:val="auto"/>
          <w:sz w:val="28"/>
          <w:szCs w:val="28"/>
        </w:rPr>
      </w:pPr>
      <w:r>
        <w:rPr>
          <w:rFonts w:eastAsia="Cambria"/>
          <w:b/>
          <w:bCs/>
          <w:i w:val="0"/>
          <w:iCs/>
          <w:color w:val="auto"/>
          <w:sz w:val="28"/>
          <w:szCs w:val="28"/>
        </w:rPr>
        <w:t xml:space="preserve">               </w:t>
      </w:r>
      <w:r w:rsidR="005C1922">
        <w:rPr>
          <w:noProof/>
        </w:rPr>
        <w:drawing>
          <wp:inline distT="0" distB="0" distL="0" distR="0" wp14:anchorId="737C5801" wp14:editId="31118F04">
            <wp:extent cx="5730875" cy="4194175"/>
            <wp:effectExtent l="0" t="0" r="3175" b="0"/>
            <wp:docPr id="69795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52832" name=""/>
                    <pic:cNvPicPr/>
                  </pic:nvPicPr>
                  <pic:blipFill>
                    <a:blip r:embed="rId19"/>
                    <a:stretch>
                      <a:fillRect/>
                    </a:stretch>
                  </pic:blipFill>
                  <pic:spPr>
                    <a:xfrm>
                      <a:off x="0" y="0"/>
                      <a:ext cx="5730875" cy="4194175"/>
                    </a:xfrm>
                    <a:prstGeom prst="rect">
                      <a:avLst/>
                    </a:prstGeom>
                  </pic:spPr>
                </pic:pic>
              </a:graphicData>
            </a:graphic>
          </wp:inline>
        </w:drawing>
      </w:r>
    </w:p>
    <w:p w14:paraId="199D5D1F" w14:textId="23EE9404" w:rsidR="005C1922" w:rsidRDefault="003B7049" w:rsidP="003B7049">
      <w:pPr>
        <w:ind w:left="720" w:firstLine="0"/>
        <w:rPr>
          <w:rFonts w:eastAsia="Cambria"/>
          <w:i w:val="0"/>
          <w:iCs/>
          <w:color w:val="auto"/>
          <w:szCs w:val="24"/>
        </w:rPr>
      </w:pPr>
      <w:r>
        <w:rPr>
          <w:rFonts w:eastAsia="Cambria"/>
          <w:i w:val="0"/>
          <w:iCs/>
          <w:color w:val="auto"/>
          <w:szCs w:val="24"/>
        </w:rPr>
        <w:t>This Hardware/Software architecture diagram displays the different systems in play when holding all the possible data for the program. Rewards, map data, and Minigames will be stored in the main Conservatory File system, while rewards and minigames will also be backed up in the database backup system in case the Conservatory files become corrupted. Map data will constantly be retrieved using the Google Maps Platform</w:t>
      </w:r>
      <w:r w:rsidR="00944A3F">
        <w:rPr>
          <w:rFonts w:eastAsia="Cambria"/>
          <w:i w:val="0"/>
          <w:iCs/>
          <w:color w:val="auto"/>
          <w:szCs w:val="24"/>
        </w:rPr>
        <w:t xml:space="preserve"> [</w:t>
      </w:r>
      <w:r w:rsidR="00175F51">
        <w:rPr>
          <w:rFonts w:eastAsia="Cambria"/>
          <w:i w:val="0"/>
          <w:iCs/>
          <w:color w:val="auto"/>
          <w:szCs w:val="24"/>
        </w:rPr>
        <w:t>5</w:t>
      </w:r>
      <w:r w:rsidR="00944A3F">
        <w:rPr>
          <w:rFonts w:eastAsia="Cambria"/>
          <w:i w:val="0"/>
          <w:iCs/>
          <w:color w:val="auto"/>
          <w:szCs w:val="24"/>
        </w:rPr>
        <w:t>]</w:t>
      </w:r>
      <w:r>
        <w:rPr>
          <w:rFonts w:eastAsia="Cambria"/>
          <w:i w:val="0"/>
          <w:iCs/>
          <w:color w:val="auto"/>
          <w:szCs w:val="24"/>
        </w:rPr>
        <w:t xml:space="preserve"> which uses the Google API to access user location data for the map display. Player data will be all usernames and passwords attached to said usernames, this will be stored in the database backup server. </w:t>
      </w:r>
    </w:p>
    <w:p w14:paraId="23857AEC" w14:textId="77777777" w:rsidR="00433C8D" w:rsidRDefault="00433C8D" w:rsidP="003B7049">
      <w:pPr>
        <w:ind w:left="720" w:firstLine="0"/>
        <w:rPr>
          <w:rFonts w:eastAsia="Cambria"/>
          <w:i w:val="0"/>
          <w:iCs/>
          <w:color w:val="auto"/>
          <w:szCs w:val="24"/>
        </w:rPr>
      </w:pPr>
    </w:p>
    <w:p w14:paraId="15C15FD5" w14:textId="77777777" w:rsidR="00433C8D" w:rsidRPr="003B7049" w:rsidRDefault="00433C8D" w:rsidP="003B7049">
      <w:pPr>
        <w:ind w:left="720" w:firstLine="0"/>
        <w:rPr>
          <w:rFonts w:eastAsia="Cambria"/>
          <w:i w:val="0"/>
          <w:iCs/>
          <w:color w:val="auto"/>
          <w:szCs w:val="24"/>
        </w:rPr>
      </w:pPr>
    </w:p>
    <w:p w14:paraId="6C03EE23" w14:textId="6FC0B765" w:rsidR="009D0792" w:rsidRDefault="009D0792" w:rsidP="009D0792">
      <w:pPr>
        <w:ind w:left="0" w:firstLine="0"/>
        <w:rPr>
          <w:rFonts w:eastAsia="Cambria"/>
          <w:b/>
          <w:bCs/>
          <w:i w:val="0"/>
          <w:iCs/>
          <w:color w:val="auto"/>
          <w:sz w:val="28"/>
          <w:szCs w:val="28"/>
        </w:rPr>
      </w:pPr>
      <w:r>
        <w:rPr>
          <w:rFonts w:eastAsia="Cambria"/>
          <w:b/>
          <w:bCs/>
          <w:i w:val="0"/>
          <w:iCs/>
          <w:color w:val="auto"/>
          <w:sz w:val="28"/>
          <w:szCs w:val="28"/>
        </w:rPr>
        <w:t xml:space="preserve">       </w:t>
      </w:r>
    </w:p>
    <w:p w14:paraId="5B2A4A47" w14:textId="4FF09AB5" w:rsidR="009D0792" w:rsidRDefault="009D0792" w:rsidP="009D0792">
      <w:pPr>
        <w:ind w:left="0" w:firstLine="0"/>
        <w:rPr>
          <w:rFonts w:eastAsia="Cambria"/>
          <w:i w:val="0"/>
          <w:iCs/>
          <w:color w:val="auto"/>
          <w:sz w:val="28"/>
          <w:szCs w:val="28"/>
        </w:rPr>
      </w:pPr>
      <w:r>
        <w:rPr>
          <w:rFonts w:eastAsia="Cambria"/>
          <w:b/>
          <w:bCs/>
          <w:i w:val="0"/>
          <w:iCs/>
          <w:color w:val="auto"/>
          <w:sz w:val="28"/>
          <w:szCs w:val="28"/>
        </w:rPr>
        <w:lastRenderedPageBreak/>
        <w:t xml:space="preserve"> </w:t>
      </w:r>
      <w:r w:rsidR="003B7049">
        <w:rPr>
          <w:rFonts w:eastAsia="Cambria"/>
          <w:b/>
          <w:bCs/>
          <w:i w:val="0"/>
          <w:iCs/>
          <w:color w:val="auto"/>
          <w:sz w:val="28"/>
          <w:szCs w:val="28"/>
        </w:rPr>
        <w:tab/>
        <w:t>25b Persistent Data Management</w:t>
      </w:r>
    </w:p>
    <w:p w14:paraId="316E0C95" w14:textId="1C014955" w:rsidR="003B7049" w:rsidRDefault="001C6383" w:rsidP="001C6383">
      <w:pPr>
        <w:ind w:left="720" w:firstLine="0"/>
        <w:rPr>
          <w:rFonts w:eastAsia="Cambria"/>
          <w:i w:val="0"/>
          <w:iCs/>
          <w:color w:val="auto"/>
          <w:szCs w:val="24"/>
        </w:rPr>
      </w:pPr>
      <w:r w:rsidRPr="001C6383">
        <w:rPr>
          <w:rFonts w:eastAsia="Cambria"/>
          <w:i w:val="0"/>
          <w:iCs/>
          <w:color w:val="auto"/>
          <w:szCs w:val="24"/>
        </w:rPr>
        <w:t xml:space="preserve">Player data management will </w:t>
      </w:r>
      <w:r>
        <w:rPr>
          <w:rFonts w:eastAsia="Cambria"/>
          <w:i w:val="0"/>
          <w:iCs/>
          <w:color w:val="auto"/>
          <w:szCs w:val="24"/>
        </w:rPr>
        <w:t xml:space="preserve">be very important in terms of persistent data management. To achieve this, player data will need to be backed up by multiple Database instances, to ensure that any potential problems that occur won’t result in permanent data loss for players. In terms of map data, that won’t be able to be kept current, since if Google API goes down, there won’t be any potential for the user’s location to be updated. </w:t>
      </w:r>
    </w:p>
    <w:p w14:paraId="228042FB" w14:textId="1208291A" w:rsidR="001C6383" w:rsidRDefault="001C6383" w:rsidP="001C6383">
      <w:pPr>
        <w:ind w:left="720" w:firstLine="0"/>
        <w:rPr>
          <w:rFonts w:eastAsia="Cambria"/>
          <w:i w:val="0"/>
          <w:iCs/>
          <w:color w:val="auto"/>
          <w:szCs w:val="24"/>
        </w:rPr>
      </w:pPr>
      <w:r>
        <w:rPr>
          <w:rFonts w:eastAsia="Cambria"/>
          <w:b/>
          <w:bCs/>
          <w:i w:val="0"/>
          <w:iCs/>
          <w:color w:val="auto"/>
          <w:sz w:val="28"/>
          <w:szCs w:val="28"/>
        </w:rPr>
        <w:t>25c Access Control and Security</w:t>
      </w:r>
    </w:p>
    <w:p w14:paraId="2C242788" w14:textId="65C66222" w:rsidR="001C6383" w:rsidRDefault="001C6383" w:rsidP="001C6383">
      <w:pPr>
        <w:ind w:left="720" w:firstLine="0"/>
        <w:rPr>
          <w:rFonts w:eastAsia="Cambria"/>
          <w:i w:val="0"/>
          <w:iCs/>
          <w:color w:val="auto"/>
          <w:szCs w:val="24"/>
        </w:rPr>
      </w:pPr>
      <w:r>
        <w:rPr>
          <w:rFonts w:eastAsia="Cambria"/>
          <w:i w:val="0"/>
          <w:iCs/>
          <w:color w:val="auto"/>
          <w:szCs w:val="24"/>
        </w:rPr>
        <w:t>Player data cannot, at any time, be compromised in terms of privacy and integrity. Player data like passwords must be protected at all times, so a player password’s must be private data objects at all times, and only be retrieved by specific classes, nothing more than the required calls. A class can be created that creates an encryption method, that passes these passwords into an encrypting method, that hides the user’s password to anyone that doesn’t know the encryption method.</w:t>
      </w:r>
    </w:p>
    <w:p w14:paraId="1BDAD4D9" w14:textId="5F622E1C" w:rsidR="001C6383" w:rsidRDefault="00F848BA" w:rsidP="001C6383">
      <w:pPr>
        <w:ind w:left="720" w:firstLine="0"/>
        <w:rPr>
          <w:rFonts w:eastAsia="Cambria"/>
          <w:b/>
          <w:bCs/>
          <w:i w:val="0"/>
          <w:iCs/>
          <w:color w:val="auto"/>
          <w:sz w:val="28"/>
          <w:szCs w:val="28"/>
        </w:rPr>
      </w:pPr>
      <w:r>
        <w:rPr>
          <w:rFonts w:eastAsia="Cambria"/>
          <w:b/>
          <w:bCs/>
          <w:i w:val="0"/>
          <w:iCs/>
          <w:color w:val="auto"/>
          <w:sz w:val="28"/>
          <w:szCs w:val="28"/>
        </w:rPr>
        <w:t>25d Global Software Control</w:t>
      </w:r>
    </w:p>
    <w:p w14:paraId="2F0385DC" w14:textId="2EE005B5" w:rsidR="00F848BA" w:rsidRPr="00F848BA" w:rsidRDefault="00F848BA" w:rsidP="001C6383">
      <w:pPr>
        <w:ind w:left="720" w:firstLine="0"/>
        <w:rPr>
          <w:rFonts w:eastAsia="Cambria"/>
          <w:i w:val="0"/>
          <w:iCs/>
          <w:color w:val="auto"/>
          <w:szCs w:val="24"/>
        </w:rPr>
      </w:pPr>
      <w:r w:rsidRPr="00F848BA">
        <w:rPr>
          <w:rFonts w:eastAsia="Cambria"/>
          <w:i w:val="0"/>
          <w:iCs/>
          <w:color w:val="auto"/>
          <w:szCs w:val="24"/>
        </w:rPr>
        <w:t>This product will be controlled by user inputs on their phone screens, ensuring all appropriate elements that can be tapped for actions work will be the only important control aspect.</w:t>
      </w:r>
    </w:p>
    <w:p w14:paraId="5405FCF5" w14:textId="6C154FAF" w:rsidR="00F848BA" w:rsidRDefault="00F848BA" w:rsidP="001C6383">
      <w:pPr>
        <w:ind w:left="720" w:firstLine="0"/>
        <w:rPr>
          <w:rFonts w:eastAsia="Cambria"/>
          <w:b/>
          <w:bCs/>
          <w:i w:val="0"/>
          <w:iCs/>
          <w:color w:val="auto"/>
          <w:sz w:val="28"/>
          <w:szCs w:val="28"/>
        </w:rPr>
      </w:pPr>
      <w:r>
        <w:rPr>
          <w:rFonts w:eastAsia="Cambria"/>
          <w:b/>
          <w:bCs/>
          <w:i w:val="0"/>
          <w:iCs/>
          <w:color w:val="auto"/>
          <w:sz w:val="28"/>
          <w:szCs w:val="28"/>
        </w:rPr>
        <w:t>25e Boundary Conditions</w:t>
      </w:r>
    </w:p>
    <w:p w14:paraId="516A7D02" w14:textId="447771A9" w:rsidR="00F848BA" w:rsidRDefault="00F848BA" w:rsidP="001C6383">
      <w:pPr>
        <w:ind w:left="720" w:firstLine="0"/>
        <w:rPr>
          <w:rFonts w:eastAsia="Cambria"/>
          <w:i w:val="0"/>
          <w:iCs/>
          <w:color w:val="auto"/>
          <w:szCs w:val="24"/>
        </w:rPr>
      </w:pPr>
      <w:r>
        <w:rPr>
          <w:rFonts w:eastAsia="Cambria"/>
          <w:i w:val="0"/>
          <w:iCs/>
          <w:color w:val="auto"/>
          <w:szCs w:val="24"/>
        </w:rPr>
        <w:t>One main concern for an edge-case is ensuring rewards are correctly distributed, and users are not given repeat rewards, unless rewards in the future include incentivization of multiples of the same rewards being obtained. In the meantime, a class or method will need to be created to ensure that the given rewards don’t exist yet in the given user’s collection. Reward creation will also need to ensure that rewards aren’t accidentally created using the same strings/images for multiple rewards. Each reward should be unique so that the user knows their time is valued when trying to collect all rewards.</w:t>
      </w:r>
    </w:p>
    <w:p w14:paraId="16A3D73D" w14:textId="77777777" w:rsidR="00D773AB" w:rsidRDefault="00D773AB" w:rsidP="001C6383">
      <w:pPr>
        <w:ind w:left="720" w:firstLine="0"/>
        <w:rPr>
          <w:rFonts w:eastAsia="Cambria"/>
          <w:i w:val="0"/>
          <w:iCs/>
          <w:color w:val="auto"/>
          <w:szCs w:val="24"/>
        </w:rPr>
      </w:pPr>
    </w:p>
    <w:p w14:paraId="5499B1AE" w14:textId="77777777" w:rsidR="00D773AB" w:rsidRDefault="00D773AB" w:rsidP="001C6383">
      <w:pPr>
        <w:ind w:left="720" w:firstLine="0"/>
        <w:rPr>
          <w:rFonts w:eastAsia="Cambria"/>
          <w:i w:val="0"/>
          <w:iCs/>
          <w:color w:val="auto"/>
          <w:szCs w:val="24"/>
        </w:rPr>
      </w:pPr>
    </w:p>
    <w:p w14:paraId="346902FF" w14:textId="77777777" w:rsidR="00D773AB" w:rsidRDefault="00D773AB" w:rsidP="001C6383">
      <w:pPr>
        <w:ind w:left="720" w:firstLine="0"/>
        <w:rPr>
          <w:rFonts w:eastAsia="Cambria"/>
          <w:i w:val="0"/>
          <w:iCs/>
          <w:color w:val="auto"/>
          <w:szCs w:val="24"/>
        </w:rPr>
      </w:pPr>
    </w:p>
    <w:p w14:paraId="3B408445" w14:textId="77777777" w:rsidR="00D773AB" w:rsidRDefault="00D773AB" w:rsidP="001C6383">
      <w:pPr>
        <w:ind w:left="720" w:firstLine="0"/>
        <w:rPr>
          <w:rFonts w:eastAsia="Cambria"/>
          <w:i w:val="0"/>
          <w:iCs/>
          <w:color w:val="auto"/>
          <w:szCs w:val="24"/>
        </w:rPr>
      </w:pPr>
    </w:p>
    <w:p w14:paraId="060E7302" w14:textId="77777777" w:rsidR="00D773AB" w:rsidRDefault="00D773AB" w:rsidP="001C6383">
      <w:pPr>
        <w:ind w:left="720" w:firstLine="0"/>
        <w:rPr>
          <w:rFonts w:eastAsia="Cambria"/>
          <w:i w:val="0"/>
          <w:iCs/>
          <w:color w:val="auto"/>
          <w:szCs w:val="24"/>
        </w:rPr>
      </w:pPr>
    </w:p>
    <w:p w14:paraId="18F845F1" w14:textId="77777777" w:rsidR="00D773AB" w:rsidRDefault="00D773AB" w:rsidP="001C6383">
      <w:pPr>
        <w:ind w:left="720" w:firstLine="0"/>
        <w:rPr>
          <w:rFonts w:eastAsia="Cambria"/>
          <w:i w:val="0"/>
          <w:iCs/>
          <w:color w:val="auto"/>
          <w:szCs w:val="24"/>
        </w:rPr>
      </w:pPr>
    </w:p>
    <w:p w14:paraId="1C0AF414" w14:textId="77777777" w:rsidR="00D773AB" w:rsidRDefault="00D773AB" w:rsidP="001C6383">
      <w:pPr>
        <w:ind w:left="720" w:firstLine="0"/>
        <w:rPr>
          <w:rFonts w:eastAsia="Cambria"/>
          <w:i w:val="0"/>
          <w:iCs/>
          <w:color w:val="auto"/>
          <w:szCs w:val="24"/>
        </w:rPr>
      </w:pPr>
    </w:p>
    <w:p w14:paraId="4AE7B691" w14:textId="77777777" w:rsidR="00D773AB" w:rsidRDefault="00D773AB" w:rsidP="001C6383">
      <w:pPr>
        <w:ind w:left="720" w:firstLine="0"/>
        <w:rPr>
          <w:rFonts w:eastAsia="Cambria"/>
          <w:i w:val="0"/>
          <w:iCs/>
          <w:color w:val="auto"/>
          <w:szCs w:val="24"/>
        </w:rPr>
      </w:pPr>
    </w:p>
    <w:p w14:paraId="634F7086" w14:textId="046827D3" w:rsidR="00F848BA" w:rsidRDefault="00F848BA" w:rsidP="001C6383">
      <w:pPr>
        <w:ind w:left="720" w:firstLine="0"/>
        <w:rPr>
          <w:rFonts w:eastAsia="Cambria"/>
          <w:b/>
          <w:bCs/>
          <w:i w:val="0"/>
          <w:iCs/>
          <w:color w:val="auto"/>
          <w:sz w:val="28"/>
          <w:szCs w:val="28"/>
        </w:rPr>
      </w:pPr>
      <w:r>
        <w:rPr>
          <w:rFonts w:eastAsia="Cambria"/>
          <w:b/>
          <w:bCs/>
          <w:i w:val="0"/>
          <w:iCs/>
          <w:color w:val="auto"/>
          <w:sz w:val="28"/>
          <w:szCs w:val="28"/>
        </w:rPr>
        <w:t>25f User Interface</w:t>
      </w:r>
    </w:p>
    <w:p w14:paraId="0017819D" w14:textId="6CFCE6F1" w:rsidR="00F848BA" w:rsidRDefault="00D773AB" w:rsidP="001C6383">
      <w:pPr>
        <w:ind w:left="720" w:firstLine="0"/>
        <w:rPr>
          <w:rFonts w:eastAsia="Cambria"/>
          <w:b/>
          <w:bCs/>
          <w:i w:val="0"/>
          <w:iCs/>
          <w:color w:val="auto"/>
          <w:sz w:val="28"/>
          <w:szCs w:val="28"/>
        </w:rPr>
      </w:pPr>
      <w:r>
        <w:rPr>
          <w:noProof/>
        </w:rPr>
        <w:drawing>
          <wp:inline distT="0" distB="0" distL="0" distR="0" wp14:anchorId="480AA9C8" wp14:editId="2763EB8C">
            <wp:extent cx="3924968" cy="5271781"/>
            <wp:effectExtent l="0" t="0" r="0" b="5080"/>
            <wp:docPr id="1413848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32049" cy="5281292"/>
                    </a:xfrm>
                    <a:prstGeom prst="rect">
                      <a:avLst/>
                    </a:prstGeom>
                    <a:noFill/>
                    <a:ln>
                      <a:noFill/>
                    </a:ln>
                  </pic:spPr>
                </pic:pic>
              </a:graphicData>
            </a:graphic>
          </wp:inline>
        </w:drawing>
      </w:r>
    </w:p>
    <w:p w14:paraId="1BA69072" w14:textId="254020EB" w:rsidR="00D773AB" w:rsidRDefault="00D773AB" w:rsidP="001C6383">
      <w:pPr>
        <w:ind w:left="720" w:firstLine="0"/>
        <w:rPr>
          <w:rFonts w:eastAsia="Cambria"/>
          <w:i w:val="0"/>
          <w:iCs/>
          <w:color w:val="auto"/>
          <w:szCs w:val="24"/>
        </w:rPr>
      </w:pPr>
      <w:r>
        <w:rPr>
          <w:rFonts w:eastAsia="Cambria"/>
          <w:i w:val="0"/>
          <w:iCs/>
          <w:color w:val="auto"/>
          <w:szCs w:val="24"/>
        </w:rPr>
        <w:t>Here is a mock design of the game in action, specifically the overworld section. Prior to displaying multiple players, this version will only display the user which is denoted by the icon under the Indian Maiden location. This would be updated as the user moves around the conservatory. The different icons that exist along the path are all minigame events that the player can click on and trigger the minigame. The Collection is accessed on the bottom right button.</w:t>
      </w:r>
    </w:p>
    <w:p w14:paraId="1297A97D" w14:textId="7E618635" w:rsidR="00D773AB" w:rsidRDefault="00D773AB" w:rsidP="001C6383">
      <w:pPr>
        <w:ind w:left="720" w:firstLine="0"/>
        <w:rPr>
          <w:rFonts w:eastAsia="Cambria"/>
          <w:b/>
          <w:bCs/>
          <w:i w:val="0"/>
          <w:iCs/>
          <w:color w:val="auto"/>
          <w:sz w:val="28"/>
          <w:szCs w:val="28"/>
        </w:rPr>
      </w:pPr>
      <w:r>
        <w:rPr>
          <w:rFonts w:eastAsia="Cambria"/>
          <w:b/>
          <w:bCs/>
          <w:i w:val="0"/>
          <w:iCs/>
          <w:color w:val="auto"/>
          <w:sz w:val="28"/>
          <w:szCs w:val="28"/>
        </w:rPr>
        <w:lastRenderedPageBreak/>
        <w:t>25g Application of Design Patterns</w:t>
      </w:r>
    </w:p>
    <w:p w14:paraId="255790E1" w14:textId="5EA5D634" w:rsidR="00D773AB" w:rsidRDefault="00D773AB" w:rsidP="00173D5B">
      <w:pPr>
        <w:ind w:left="720" w:firstLine="0"/>
        <w:rPr>
          <w:rFonts w:eastAsia="Cambria"/>
          <w:i w:val="0"/>
          <w:iCs/>
          <w:color w:val="auto"/>
          <w:sz w:val="28"/>
          <w:szCs w:val="28"/>
        </w:rPr>
      </w:pPr>
      <w:r>
        <w:rPr>
          <w:rFonts w:eastAsia="Cambria"/>
          <w:i w:val="0"/>
          <w:iCs/>
          <w:color w:val="auto"/>
          <w:sz w:val="28"/>
          <w:szCs w:val="28"/>
        </w:rPr>
        <w:t xml:space="preserve">Factory Method: Minigames, and potentially rewards, will be created using the factory method design pattern. This is important so we can have different types of minigames, and different types of rewards that can </w:t>
      </w:r>
      <w:r w:rsidR="00173D5B">
        <w:rPr>
          <w:rFonts w:eastAsia="Cambria"/>
          <w:i w:val="0"/>
          <w:iCs/>
          <w:color w:val="auto"/>
          <w:sz w:val="28"/>
          <w:szCs w:val="28"/>
        </w:rPr>
        <w:t>generally follow the format shown in the main factory method interfaces/abstract super classes.</w:t>
      </w:r>
    </w:p>
    <w:p w14:paraId="6CFBABC6" w14:textId="77777777" w:rsidR="00330E5A" w:rsidRPr="00173D5B" w:rsidRDefault="00330E5A" w:rsidP="00173D5B">
      <w:pPr>
        <w:ind w:left="720" w:firstLine="0"/>
        <w:rPr>
          <w:rFonts w:eastAsia="Cambria"/>
          <w:i w:val="0"/>
          <w:iCs/>
          <w:color w:val="auto"/>
          <w:sz w:val="28"/>
          <w:szCs w:val="28"/>
        </w:rPr>
      </w:pPr>
    </w:p>
    <w:p w14:paraId="006084F7" w14:textId="77777777" w:rsidR="00330E5A" w:rsidRDefault="00330E5A" w:rsidP="00330E5A">
      <w:pPr>
        <w:pStyle w:val="Heading2"/>
        <w:ind w:left="0" w:firstLine="0"/>
      </w:pPr>
      <w:bookmarkStart w:id="13" w:name="_26_Final_System"/>
      <w:bookmarkStart w:id="14" w:name="_Toc529139067"/>
      <w:bookmarkEnd w:id="13"/>
      <w:r>
        <w:t>26 Final System Design</w:t>
      </w:r>
      <w:bookmarkEnd w:id="14"/>
    </w:p>
    <w:p w14:paraId="11D9BAB8" w14:textId="77777777" w:rsidR="00330E5A" w:rsidRPr="004F10E1" w:rsidRDefault="00330E5A" w:rsidP="00330E5A">
      <w:pPr>
        <w:pStyle w:val="Level3Text"/>
        <w:ind w:left="0"/>
        <w:rPr>
          <w:i/>
          <w:color w:val="FF0000"/>
        </w:rPr>
      </w:pPr>
      <w:r>
        <w:rPr>
          <w:i/>
          <w:noProof/>
          <w:color w:val="FF0000"/>
        </w:rPr>
        <w:drawing>
          <wp:inline distT="0" distB="0" distL="0" distR="0" wp14:anchorId="09CEB433" wp14:editId="59E3CB10">
            <wp:extent cx="5943600" cy="4620260"/>
            <wp:effectExtent l="0" t="0" r="0" b="8890"/>
            <wp:docPr id="418078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078610" name="Picture 418078610"/>
                    <pic:cNvPicPr/>
                  </pic:nvPicPr>
                  <pic:blipFill>
                    <a:blip r:embed="rId21">
                      <a:extLst>
                        <a:ext uri="{28A0092B-C50C-407E-A947-70E740481C1C}">
                          <a14:useLocalDpi xmlns:a14="http://schemas.microsoft.com/office/drawing/2010/main" val="0"/>
                        </a:ext>
                      </a:extLst>
                    </a:blip>
                    <a:stretch>
                      <a:fillRect/>
                    </a:stretch>
                  </pic:blipFill>
                  <pic:spPr>
                    <a:xfrm>
                      <a:off x="0" y="0"/>
                      <a:ext cx="5943600" cy="4620260"/>
                    </a:xfrm>
                    <a:prstGeom prst="rect">
                      <a:avLst/>
                    </a:prstGeom>
                  </pic:spPr>
                </pic:pic>
              </a:graphicData>
            </a:graphic>
          </wp:inline>
        </w:drawing>
      </w:r>
    </w:p>
    <w:p w14:paraId="68DCE728" w14:textId="77777777" w:rsidR="00330E5A" w:rsidRDefault="00330E5A" w:rsidP="00330E5A">
      <w:pPr>
        <w:pStyle w:val="Level3Text"/>
      </w:pPr>
      <w:r>
        <w:t xml:space="preserve">The figure above showcases the final design of our project, getting the important components of it into one UML diagram. The user is able to access one of four screens after logging in, those being their Player scene, the Options scene, the Donate scene, and finally the Gameplay scene. The two most important ones here </w:t>
      </w:r>
      <w:r>
        <w:lastRenderedPageBreak/>
        <w:t>are the Player and Gameplay scene, as that’s what users are most likely going to boot up the application for, each featuring additional scenes in of themselves. The Options scene is for fine-tuning their experience to fit their needs, and the Donate scene is for if the user feels generous and would like to help support the application and the Garfield Park Conservatory.</w:t>
      </w:r>
    </w:p>
    <w:p w14:paraId="74010EEA" w14:textId="77777777" w:rsidR="00330E5A" w:rsidRDefault="00330E5A" w:rsidP="00330E5A">
      <w:pPr>
        <w:pStyle w:val="Level3Text"/>
      </w:pPr>
    </w:p>
    <w:p w14:paraId="7D9CC838" w14:textId="77777777" w:rsidR="00330E5A" w:rsidRDefault="00330E5A" w:rsidP="00330E5A">
      <w:pPr>
        <w:pStyle w:val="Heading2"/>
        <w:ind w:left="0" w:firstLine="0"/>
      </w:pPr>
      <w:bookmarkStart w:id="15" w:name="_27_Object_Design"/>
      <w:bookmarkStart w:id="16" w:name="_Toc529139068"/>
      <w:bookmarkEnd w:id="15"/>
      <w:r>
        <w:t>27 Object Design</w:t>
      </w:r>
      <w:bookmarkEnd w:id="16"/>
    </w:p>
    <w:p w14:paraId="02BA04D5" w14:textId="77777777" w:rsidR="00330E5A" w:rsidRPr="00A15EBB" w:rsidRDefault="00330E5A" w:rsidP="00330E5A">
      <w:pPr>
        <w:pStyle w:val="Heading3"/>
        <w:rPr>
          <w:color w:val="auto"/>
        </w:rPr>
      </w:pPr>
      <w:bookmarkStart w:id="17" w:name="_27a__"/>
      <w:bookmarkStart w:id="18" w:name="_Toc529139069"/>
      <w:bookmarkEnd w:id="17"/>
      <w:r>
        <w:t>27a     Packages</w:t>
      </w:r>
      <w:bookmarkEnd w:id="18"/>
    </w:p>
    <w:p w14:paraId="355815DA" w14:textId="77777777" w:rsidR="00330E5A" w:rsidRDefault="00330E5A" w:rsidP="00330E5A">
      <w:pPr>
        <w:pStyle w:val="Level3Text"/>
      </w:pPr>
      <w:r>
        <w:t>For this project, we will not be using any packages.</w:t>
      </w:r>
    </w:p>
    <w:p w14:paraId="7FCA2D28" w14:textId="77777777" w:rsidR="00330E5A" w:rsidRDefault="00330E5A" w:rsidP="00330E5A">
      <w:pPr>
        <w:pStyle w:val="Level3Text"/>
      </w:pPr>
    </w:p>
    <w:p w14:paraId="0F4B2810" w14:textId="77777777" w:rsidR="00330E5A" w:rsidRDefault="00330E5A" w:rsidP="00330E5A">
      <w:pPr>
        <w:pStyle w:val="Heading3"/>
      </w:pPr>
      <w:bookmarkStart w:id="19" w:name="_27b__"/>
      <w:bookmarkStart w:id="20" w:name="_Toc529139070"/>
      <w:bookmarkEnd w:id="19"/>
      <w:r>
        <w:t>27b     Subsystem I</w:t>
      </w:r>
      <w:bookmarkEnd w:id="20"/>
    </w:p>
    <w:p w14:paraId="514CAC74" w14:textId="77777777" w:rsidR="00330E5A" w:rsidRDefault="00330E5A" w:rsidP="00330E5A">
      <w:pPr>
        <w:pStyle w:val="Level3Text"/>
        <w:rPr>
          <w:b/>
          <w:bCs/>
        </w:rPr>
      </w:pPr>
      <w:r>
        <w:rPr>
          <w:b/>
          <w:bCs/>
        </w:rPr>
        <w:t>Main Class: Player</w:t>
      </w:r>
    </w:p>
    <w:p w14:paraId="0580B24A" w14:textId="77777777" w:rsidR="00330E5A" w:rsidRDefault="00330E5A" w:rsidP="00330E5A">
      <w:pPr>
        <w:pStyle w:val="Level3Text"/>
        <w:rPr>
          <w:b/>
          <w:bCs/>
        </w:rPr>
      </w:pPr>
      <w:r>
        <w:rPr>
          <w:b/>
          <w:bCs/>
        </w:rPr>
        <w:t>Subclasses:</w:t>
      </w:r>
    </w:p>
    <w:p w14:paraId="354473AF" w14:textId="77777777" w:rsidR="00330E5A" w:rsidRPr="00D427FB" w:rsidRDefault="00330E5A" w:rsidP="00330E5A">
      <w:pPr>
        <w:pStyle w:val="Level3Text"/>
        <w:numPr>
          <w:ilvl w:val="0"/>
          <w:numId w:val="50"/>
        </w:numPr>
        <w:rPr>
          <w:b/>
          <w:bCs/>
        </w:rPr>
      </w:pPr>
      <w:r>
        <w:rPr>
          <w:b/>
          <w:bCs/>
        </w:rPr>
        <w:t>Profile-</w:t>
      </w:r>
      <w:r>
        <w:t xml:space="preserve"> This subclass is where information specific to the user can be found, such as their userID, their username, the icon they have set for their profile, date of creation, among other things, along with a display for plants of their choosing (so long as they have them in their Collection).</w:t>
      </w:r>
    </w:p>
    <w:p w14:paraId="1E16E043" w14:textId="77777777" w:rsidR="00330E5A" w:rsidRPr="00D427FB" w:rsidRDefault="00330E5A" w:rsidP="00330E5A">
      <w:pPr>
        <w:pStyle w:val="Level3Text"/>
        <w:numPr>
          <w:ilvl w:val="1"/>
          <w:numId w:val="50"/>
        </w:numPr>
        <w:rPr>
          <w:b/>
          <w:bCs/>
        </w:rPr>
      </w:pPr>
      <w:r>
        <w:rPr>
          <w:b/>
          <w:bCs/>
        </w:rPr>
        <w:t>DisplayedPlants-</w:t>
      </w:r>
      <w:r>
        <w:t xml:space="preserve"> The subclass is used to set up the display of plants for the user, with the user selecting up to a certain amount of plants to display on their profile for whenever they visit their profile or someone else visits. They may select a plant for a myriad of reasons, being for its exoticness, a specific theme, or they just like it in general.</w:t>
      </w:r>
    </w:p>
    <w:p w14:paraId="6EA61C17" w14:textId="77777777" w:rsidR="00330E5A" w:rsidRPr="00D427FB" w:rsidRDefault="00330E5A" w:rsidP="00330E5A">
      <w:pPr>
        <w:pStyle w:val="Level3Text"/>
        <w:numPr>
          <w:ilvl w:val="0"/>
          <w:numId w:val="50"/>
        </w:numPr>
        <w:rPr>
          <w:b/>
          <w:bCs/>
        </w:rPr>
      </w:pPr>
      <w:r>
        <w:rPr>
          <w:b/>
          <w:bCs/>
        </w:rPr>
        <w:t>Social-</w:t>
      </w:r>
      <w:r>
        <w:t xml:space="preserve"> This subclass deals with the user’s friends that they added through the application, be it directly via their respective userID or through other means.</w:t>
      </w:r>
    </w:p>
    <w:p w14:paraId="75908F92" w14:textId="77777777" w:rsidR="00330E5A" w:rsidRPr="00D427FB" w:rsidRDefault="00330E5A" w:rsidP="00330E5A">
      <w:pPr>
        <w:pStyle w:val="Level3Text"/>
        <w:numPr>
          <w:ilvl w:val="1"/>
          <w:numId w:val="50"/>
        </w:numPr>
        <w:rPr>
          <w:b/>
          <w:bCs/>
        </w:rPr>
      </w:pPr>
      <w:r>
        <w:rPr>
          <w:b/>
          <w:bCs/>
        </w:rPr>
        <w:t>FriendsList-</w:t>
      </w:r>
      <w:r>
        <w:t xml:space="preserve"> A subclass that contains a list of the user’s friends that they can click on in order to go to a particular friend’s profile. The exact details of the FriendsList is unknown, but a possible structure for displaying each friend would be their profile picture, their username, and the DisplayedPlants they have set for themselves.</w:t>
      </w:r>
    </w:p>
    <w:p w14:paraId="45E0BF90" w14:textId="77777777" w:rsidR="00330E5A" w:rsidRPr="00D427FB" w:rsidRDefault="00330E5A" w:rsidP="00330E5A">
      <w:pPr>
        <w:pStyle w:val="Level3Text"/>
        <w:numPr>
          <w:ilvl w:val="0"/>
          <w:numId w:val="50"/>
        </w:numPr>
        <w:rPr>
          <w:b/>
          <w:bCs/>
        </w:rPr>
      </w:pPr>
      <w:r>
        <w:rPr>
          <w:b/>
          <w:bCs/>
        </w:rPr>
        <w:t>Collection-</w:t>
      </w:r>
      <w:r>
        <w:t xml:space="preserve"> The subclass deals with the collection of plants the user has gathered through their usage of the Gameplay class while visiting the Garfield Park Conservatory. </w:t>
      </w:r>
    </w:p>
    <w:p w14:paraId="5A21C3F6" w14:textId="77777777" w:rsidR="00330E5A" w:rsidRPr="00330E5A" w:rsidRDefault="00330E5A" w:rsidP="00330E5A">
      <w:pPr>
        <w:pStyle w:val="Level3Text"/>
        <w:numPr>
          <w:ilvl w:val="1"/>
          <w:numId w:val="50"/>
        </w:numPr>
        <w:rPr>
          <w:b/>
          <w:bCs/>
        </w:rPr>
      </w:pPr>
      <w:r>
        <w:rPr>
          <w:b/>
          <w:bCs/>
        </w:rPr>
        <w:lastRenderedPageBreak/>
        <w:t>PlantsList-</w:t>
      </w:r>
      <w:r>
        <w:t xml:space="preserve"> The subclass that contains the info about each plant the user has gathered, interesting tidbits and trivia about each of them as well as the more technical information, such as lifespan, their natural habitat, seasons where they flourish, and more. There may also be different sorting orders that can be applied to the list if the user desires.</w:t>
      </w:r>
    </w:p>
    <w:p w14:paraId="4A09A8AB" w14:textId="77777777" w:rsidR="00330E5A" w:rsidRPr="004D4FB9" w:rsidRDefault="00330E5A" w:rsidP="00330E5A">
      <w:pPr>
        <w:pStyle w:val="Level3Text"/>
        <w:rPr>
          <w:b/>
          <w:bCs/>
        </w:rPr>
      </w:pPr>
    </w:p>
    <w:p w14:paraId="5C67AD9A" w14:textId="77777777" w:rsidR="00330E5A" w:rsidRDefault="00330E5A" w:rsidP="00330E5A">
      <w:pPr>
        <w:pStyle w:val="Heading3"/>
      </w:pPr>
      <w:bookmarkStart w:id="21" w:name="_27c__"/>
      <w:bookmarkStart w:id="22" w:name="_Toc529139071"/>
      <w:bookmarkEnd w:id="21"/>
      <w:r>
        <w:t>27c     Subsystem II</w:t>
      </w:r>
      <w:bookmarkEnd w:id="22"/>
    </w:p>
    <w:p w14:paraId="107BC2BE" w14:textId="77777777" w:rsidR="00330E5A" w:rsidRDefault="00330E5A" w:rsidP="00330E5A">
      <w:pPr>
        <w:pStyle w:val="Level3Text"/>
        <w:rPr>
          <w:b/>
          <w:bCs/>
        </w:rPr>
      </w:pPr>
      <w:r>
        <w:rPr>
          <w:b/>
          <w:bCs/>
        </w:rPr>
        <w:t>Main Class: Gameplay</w:t>
      </w:r>
    </w:p>
    <w:p w14:paraId="76EAA5AC" w14:textId="77777777" w:rsidR="00330E5A" w:rsidRDefault="00330E5A" w:rsidP="00330E5A">
      <w:pPr>
        <w:pStyle w:val="Level3Text"/>
        <w:rPr>
          <w:b/>
          <w:bCs/>
        </w:rPr>
      </w:pPr>
      <w:r>
        <w:rPr>
          <w:b/>
          <w:bCs/>
        </w:rPr>
        <w:t>Subclasses:</w:t>
      </w:r>
    </w:p>
    <w:p w14:paraId="22E2AF99" w14:textId="77777777" w:rsidR="00330E5A" w:rsidRPr="00D427FB" w:rsidRDefault="00330E5A" w:rsidP="00330E5A">
      <w:pPr>
        <w:pStyle w:val="Level3Text"/>
        <w:numPr>
          <w:ilvl w:val="0"/>
          <w:numId w:val="51"/>
        </w:numPr>
        <w:rPr>
          <w:b/>
          <w:bCs/>
        </w:rPr>
      </w:pPr>
      <w:r>
        <w:rPr>
          <w:b/>
          <w:bCs/>
        </w:rPr>
        <w:t>GPS-</w:t>
      </w:r>
      <w:r>
        <w:t xml:space="preserve"> This subclass deals with all things having to deal with coordinates, checking the user’s coordinates to determine whether or not they fall within the range. If so, they pull up locations throughout Garfield Park Conservatory.</w:t>
      </w:r>
    </w:p>
    <w:p w14:paraId="6D773AA6" w14:textId="77777777" w:rsidR="00330E5A" w:rsidRPr="00D427FB" w:rsidRDefault="00330E5A" w:rsidP="00330E5A">
      <w:pPr>
        <w:pStyle w:val="Level3Text"/>
        <w:numPr>
          <w:ilvl w:val="1"/>
          <w:numId w:val="51"/>
        </w:numPr>
        <w:rPr>
          <w:b/>
          <w:bCs/>
        </w:rPr>
      </w:pPr>
      <w:r>
        <w:rPr>
          <w:b/>
          <w:bCs/>
        </w:rPr>
        <w:t>Locations-</w:t>
      </w:r>
      <w:r>
        <w:t xml:space="preserve"> These would be the points of interest throughout the Garfield Park Conservatory, which would tie in to special events down the line as the average encounters are randomly generated.</w:t>
      </w:r>
    </w:p>
    <w:p w14:paraId="1211E9BE" w14:textId="77777777" w:rsidR="00330E5A" w:rsidRPr="00D427FB" w:rsidRDefault="00330E5A" w:rsidP="00330E5A">
      <w:pPr>
        <w:pStyle w:val="Level3Text"/>
        <w:numPr>
          <w:ilvl w:val="0"/>
          <w:numId w:val="51"/>
        </w:numPr>
        <w:rPr>
          <w:b/>
          <w:bCs/>
        </w:rPr>
      </w:pPr>
      <w:r>
        <w:rPr>
          <w:b/>
          <w:bCs/>
        </w:rPr>
        <w:t>Minigames-</w:t>
      </w:r>
      <w:r>
        <w:t xml:space="preserve"> The intended main draw, this subclass works with the encounters the user will deal with whenever they’re walking around the conservatory with the application open. These encounters will then trigger a minigame depending upon the EventCondition, and should the user be successful in the minigame, they will be rewarded.</w:t>
      </w:r>
    </w:p>
    <w:p w14:paraId="5440E62E" w14:textId="77777777" w:rsidR="00330E5A" w:rsidRPr="00D427FB" w:rsidRDefault="00330E5A" w:rsidP="00330E5A">
      <w:pPr>
        <w:pStyle w:val="Level3Text"/>
        <w:numPr>
          <w:ilvl w:val="1"/>
          <w:numId w:val="51"/>
        </w:numPr>
        <w:rPr>
          <w:b/>
          <w:bCs/>
        </w:rPr>
      </w:pPr>
      <w:r>
        <w:rPr>
          <w:b/>
          <w:bCs/>
        </w:rPr>
        <w:t>EventCondition-</w:t>
      </w:r>
      <w:r>
        <w:t xml:space="preserve"> This subclass deals with the conditions around the encounter, such as the location in the conservatory, a random choice of a plant from a pool determined by the location, as well as a random choice of a minigame from a pool depending on the plant itself.</w:t>
      </w:r>
    </w:p>
    <w:p w14:paraId="58CB497A" w14:textId="77777777" w:rsidR="00330E5A" w:rsidRPr="00D427FB" w:rsidRDefault="00330E5A" w:rsidP="00330E5A">
      <w:pPr>
        <w:pStyle w:val="Level3Text"/>
        <w:numPr>
          <w:ilvl w:val="1"/>
          <w:numId w:val="51"/>
        </w:numPr>
        <w:rPr>
          <w:b/>
          <w:bCs/>
        </w:rPr>
      </w:pPr>
      <w:r>
        <w:rPr>
          <w:b/>
          <w:bCs/>
        </w:rPr>
        <w:t>MinigameEvent-</w:t>
      </w:r>
      <w:r>
        <w:t xml:space="preserve"> This subclass works hand-in-hand with the EventCondition and determines the type of minigame to be played by the user, and rewards the player should they complete the minigame.</w:t>
      </w:r>
    </w:p>
    <w:p w14:paraId="7A1978DB" w14:textId="77777777" w:rsidR="009D0792" w:rsidRPr="009D0792" w:rsidRDefault="009D0792" w:rsidP="009D0792">
      <w:pPr>
        <w:ind w:left="19440" w:hanging="19440"/>
        <w:rPr>
          <w:rFonts w:eastAsia="Cambria"/>
          <w:i w:val="0"/>
          <w:iCs/>
          <w:color w:val="auto"/>
          <w:szCs w:val="24"/>
        </w:rPr>
      </w:pPr>
    </w:p>
    <w:p w14:paraId="223FB254" w14:textId="77777777" w:rsidR="009D0792" w:rsidRPr="009D0792" w:rsidRDefault="009D0792" w:rsidP="009D0792">
      <w:pPr>
        <w:ind w:left="0" w:firstLine="0"/>
        <w:rPr>
          <w:rFonts w:eastAsia="Cambria"/>
          <w:b/>
          <w:bCs/>
          <w:i w:val="0"/>
          <w:iCs/>
          <w:color w:val="auto"/>
          <w:sz w:val="28"/>
          <w:szCs w:val="28"/>
        </w:rPr>
      </w:pPr>
    </w:p>
    <w:p w14:paraId="4C74ADBA" w14:textId="671BE559" w:rsidR="00E35220" w:rsidRDefault="004750F8" w:rsidP="00E35220">
      <w:pPr>
        <w:pStyle w:val="Heading2"/>
        <w:ind w:left="-5"/>
        <w:rPr>
          <w:rFonts w:ascii="Times New Roman" w:eastAsia="Arial" w:hAnsi="Times New Roman" w:cs="Times New Roman"/>
        </w:rPr>
      </w:pPr>
      <w:r>
        <w:lastRenderedPageBreak/>
        <w:t>IV</w:t>
      </w:r>
      <w:r>
        <w:tab/>
      </w:r>
      <w:r>
        <w:rPr>
          <w:rFonts w:ascii="Arial" w:eastAsia="Arial" w:hAnsi="Arial" w:cs="Arial"/>
        </w:rPr>
        <w:t xml:space="preserve"> </w:t>
      </w:r>
      <w:r>
        <w:rPr>
          <w:rFonts w:ascii="Times New Roman" w:eastAsia="Arial" w:hAnsi="Times New Roman" w:cs="Times New Roman"/>
        </w:rPr>
        <w:t>Project Issues</w:t>
      </w:r>
      <w:bookmarkStart w:id="23" w:name="_Toc152430322"/>
    </w:p>
    <w:p w14:paraId="1878ABB5" w14:textId="20D8A937" w:rsidR="00E35220" w:rsidRPr="00E35220" w:rsidRDefault="00E35220" w:rsidP="00E35220">
      <w:pPr>
        <w:pStyle w:val="Heading2"/>
        <w:ind w:left="-5"/>
        <w:rPr>
          <w:rFonts w:ascii="Times New Roman" w:eastAsia="Arial" w:hAnsi="Times New Roman" w:cs="Times New Roman"/>
        </w:rPr>
      </w:pPr>
      <w:r>
        <w:t xml:space="preserve">    </w:t>
      </w:r>
      <w:r w:rsidRPr="00E35220">
        <w:rPr>
          <w:rFonts w:ascii="Times New Roman" w:hAnsi="Times New Roman" w:cs="Times New Roman"/>
          <w:szCs w:val="28"/>
        </w:rPr>
        <w:t xml:space="preserve">28 Open Issues  </w:t>
      </w:r>
    </w:p>
    <w:p w14:paraId="68600723" w14:textId="77777777" w:rsidR="00E35220" w:rsidRPr="00E35220" w:rsidRDefault="00E35220" w:rsidP="00E35220">
      <w:pPr>
        <w:spacing w:after="209" w:line="264" w:lineRule="auto"/>
        <w:ind w:left="744" w:right="3"/>
        <w:rPr>
          <w:i w:val="0"/>
          <w:color w:val="000000"/>
        </w:rPr>
      </w:pPr>
      <w:r w:rsidRPr="00E35220">
        <w:rPr>
          <w:i w:val="0"/>
          <w:color w:val="000000"/>
        </w:rPr>
        <w:t>A few issues that arose from Conservation Catch are those related to latency, security, as well as accuracy.  Latency issues stem both from in-game performance as well as stability from Wi-Fi connection strength. To ensure that our game is as smooth as possible we have to focus on creating quick and fast allocation of new memory for late game players in the game. In terms of Wi-Fi stability, we have to ensure that the user’s connection is stable at all times to reduce input lag for a smooth experience. Outside of game performance issues, is the issue of user’s data privacy as Conservatory Catch uses the players GPS coordinates to spawn events near them. The app must ensure compliance with any privacy regulations as well as securing the user from data breaches related to their data. The final note we have is related to accuracy, this is more focused on mapping accuracy so that if a route was changed in the conservation, the app would reflect those actions in be modified to remove that section as well.</w:t>
      </w:r>
    </w:p>
    <w:p w14:paraId="46FEA607" w14:textId="2AB29804" w:rsidR="00E35220" w:rsidRDefault="00E35220" w:rsidP="00E35220">
      <w:pPr>
        <w:spacing w:after="209" w:line="264" w:lineRule="auto"/>
        <w:ind w:left="0" w:right="3" w:firstLine="0"/>
        <w:rPr>
          <w:b/>
          <w:bCs/>
          <w:i w:val="0"/>
          <w:color w:val="000000"/>
          <w:sz w:val="28"/>
          <w:szCs w:val="28"/>
        </w:rPr>
      </w:pPr>
      <w:r>
        <w:rPr>
          <w:b/>
          <w:bCs/>
          <w:i w:val="0"/>
          <w:color w:val="000000"/>
          <w:sz w:val="28"/>
          <w:szCs w:val="28"/>
        </w:rPr>
        <w:t xml:space="preserve">    </w:t>
      </w:r>
      <w:r w:rsidRPr="00E35220">
        <w:rPr>
          <w:b/>
          <w:bCs/>
          <w:i w:val="0"/>
          <w:color w:val="000000"/>
          <w:sz w:val="28"/>
          <w:szCs w:val="28"/>
        </w:rPr>
        <w:t>29 Off-the-Shelf Solutions</w:t>
      </w:r>
    </w:p>
    <w:p w14:paraId="6DB6B1D9" w14:textId="776BA48B" w:rsidR="000D2CDC" w:rsidRPr="000D2CDC" w:rsidRDefault="000D2CDC" w:rsidP="00E35220">
      <w:pPr>
        <w:spacing w:after="209" w:line="264" w:lineRule="auto"/>
        <w:ind w:left="0" w:right="3" w:firstLine="0"/>
        <w:rPr>
          <w:rFonts w:ascii="Cambria" w:hAnsi="Cambria"/>
          <w:b/>
          <w:bCs/>
          <w:i w:val="0"/>
          <w:color w:val="000000"/>
          <w:sz w:val="28"/>
          <w:szCs w:val="28"/>
        </w:rPr>
      </w:pPr>
      <w:r w:rsidRPr="000D2CDC">
        <w:rPr>
          <w:rFonts w:ascii="Cambria" w:hAnsi="Cambria"/>
          <w:b/>
          <w:bCs/>
          <w:i w:val="0"/>
          <w:color w:val="000000"/>
          <w:sz w:val="28"/>
          <w:szCs w:val="28"/>
        </w:rPr>
        <w:t>29a Ready-Made Products</w:t>
      </w:r>
    </w:p>
    <w:p w14:paraId="14254555" w14:textId="7934F984" w:rsidR="000D2CDC" w:rsidRDefault="000D2CDC" w:rsidP="00E35220">
      <w:pPr>
        <w:spacing w:after="209" w:line="264" w:lineRule="auto"/>
        <w:ind w:left="0" w:right="3" w:firstLine="0"/>
        <w:rPr>
          <w:b/>
          <w:bCs/>
          <w:i w:val="0"/>
          <w:color w:val="000000"/>
          <w:szCs w:val="24"/>
        </w:rPr>
      </w:pPr>
      <w:r>
        <w:rPr>
          <w:b/>
          <w:bCs/>
          <w:i w:val="0"/>
          <w:color w:val="000000"/>
          <w:sz w:val="28"/>
          <w:szCs w:val="28"/>
        </w:rPr>
        <w:tab/>
      </w:r>
      <w:r w:rsidRPr="000D2CDC">
        <w:rPr>
          <w:b/>
          <w:bCs/>
          <w:i w:val="0"/>
          <w:color w:val="000000"/>
          <w:szCs w:val="24"/>
        </w:rPr>
        <w:t>Content</w:t>
      </w:r>
    </w:p>
    <w:p w14:paraId="183D1211" w14:textId="71AA3597" w:rsidR="000D2CDC" w:rsidRDefault="000D2CDC" w:rsidP="000D2CDC">
      <w:pPr>
        <w:spacing w:after="209" w:line="264" w:lineRule="auto"/>
        <w:ind w:left="720" w:right="3" w:firstLine="0"/>
        <w:rPr>
          <w:b/>
          <w:bCs/>
          <w:i w:val="0"/>
          <w:color w:val="000000"/>
          <w:szCs w:val="24"/>
        </w:rPr>
      </w:pPr>
      <w:r w:rsidRPr="00E35220">
        <w:rPr>
          <w:i w:val="0"/>
          <w:color w:val="000000"/>
        </w:rPr>
        <w:t>Some of our issues stated in open issues could already be solved with Off-the-shelf software or methods that are used to solve these. Such solutions could be the use Ready-Made Products such as the content delivery network (CDN)</w:t>
      </w:r>
      <w:r>
        <w:rPr>
          <w:i w:val="0"/>
          <w:color w:val="000000"/>
        </w:rPr>
        <w:t>.</w:t>
      </w:r>
    </w:p>
    <w:p w14:paraId="5F5A6D3F" w14:textId="7F83DF76" w:rsidR="000D2CDC" w:rsidRDefault="000D2CDC" w:rsidP="00E35220">
      <w:pPr>
        <w:spacing w:after="209" w:line="264" w:lineRule="auto"/>
        <w:ind w:left="0" w:right="3" w:firstLine="0"/>
        <w:rPr>
          <w:b/>
          <w:bCs/>
          <w:i w:val="0"/>
          <w:color w:val="000000"/>
          <w:szCs w:val="24"/>
        </w:rPr>
      </w:pPr>
      <w:r>
        <w:rPr>
          <w:b/>
          <w:bCs/>
          <w:i w:val="0"/>
          <w:color w:val="000000"/>
          <w:szCs w:val="24"/>
        </w:rPr>
        <w:tab/>
        <w:t>Motivation</w:t>
      </w:r>
    </w:p>
    <w:p w14:paraId="678B19F4" w14:textId="74830AE0" w:rsidR="000D2CDC" w:rsidRDefault="000D2CDC" w:rsidP="000D2CDC">
      <w:pPr>
        <w:spacing w:after="209" w:line="264" w:lineRule="auto"/>
        <w:ind w:left="720" w:right="3" w:firstLine="0"/>
        <w:rPr>
          <w:b/>
          <w:bCs/>
          <w:i w:val="0"/>
          <w:color w:val="000000"/>
          <w:szCs w:val="24"/>
        </w:rPr>
      </w:pPr>
      <w:r>
        <w:rPr>
          <w:i w:val="0"/>
          <w:color w:val="000000"/>
        </w:rPr>
        <w:t>This</w:t>
      </w:r>
      <w:r w:rsidRPr="00E35220">
        <w:rPr>
          <w:i w:val="0"/>
          <w:color w:val="000000"/>
        </w:rPr>
        <w:t xml:space="preserve"> is used in heavy traffic applications that would ensure that Conservatory Catch has a stable connection regardless of where the user is located in the Conservatory.</w:t>
      </w:r>
    </w:p>
    <w:p w14:paraId="5DB575C9" w14:textId="1CB5E5E2" w:rsidR="000D2CDC" w:rsidRPr="000D2CDC" w:rsidRDefault="000D2CDC" w:rsidP="00E35220">
      <w:pPr>
        <w:spacing w:after="209" w:line="264" w:lineRule="auto"/>
        <w:ind w:left="0" w:right="3" w:firstLine="0"/>
        <w:rPr>
          <w:b/>
          <w:bCs/>
          <w:i w:val="0"/>
          <w:color w:val="000000"/>
          <w:szCs w:val="24"/>
        </w:rPr>
      </w:pPr>
      <w:r>
        <w:rPr>
          <w:b/>
          <w:bCs/>
          <w:i w:val="0"/>
          <w:color w:val="000000"/>
          <w:szCs w:val="24"/>
        </w:rPr>
        <w:tab/>
        <w:t>Consideration</w:t>
      </w:r>
    </w:p>
    <w:p w14:paraId="32342BFE" w14:textId="6B8FCB45" w:rsidR="00E35220" w:rsidRDefault="00E35220" w:rsidP="00E35220">
      <w:pPr>
        <w:spacing w:after="209" w:line="264" w:lineRule="auto"/>
        <w:ind w:left="744" w:right="3"/>
        <w:rPr>
          <w:i w:val="0"/>
          <w:color w:val="000000"/>
        </w:rPr>
      </w:pPr>
      <w:r w:rsidRPr="00E35220">
        <w:rPr>
          <w:i w:val="0"/>
          <w:color w:val="000000"/>
        </w:rPr>
        <w:t xml:space="preserve">These would be servers that work together to split up the players request to different servers to effectively serve in a timely manner. The CDN would be used to solve the issue if ensuring a stable and quick connection between the user and the Conservatory. </w:t>
      </w:r>
    </w:p>
    <w:p w14:paraId="16CB5E8A" w14:textId="61969178" w:rsidR="000D2CDC" w:rsidRDefault="000D2CDC" w:rsidP="000D2CDC">
      <w:pPr>
        <w:spacing w:after="209" w:line="264" w:lineRule="auto"/>
        <w:ind w:left="0" w:right="3" w:firstLine="0"/>
        <w:rPr>
          <w:rFonts w:ascii="Cambria" w:hAnsi="Cambria"/>
          <w:b/>
          <w:bCs/>
          <w:i w:val="0"/>
          <w:color w:val="000000"/>
        </w:rPr>
      </w:pPr>
      <w:r w:rsidRPr="000D2CDC">
        <w:rPr>
          <w:rFonts w:ascii="Cambria" w:hAnsi="Cambria"/>
          <w:b/>
          <w:bCs/>
          <w:i w:val="0"/>
          <w:color w:val="000000"/>
        </w:rPr>
        <w:t>29b Reusable Components</w:t>
      </w:r>
    </w:p>
    <w:p w14:paraId="02D72F9C" w14:textId="65AE0C6A" w:rsidR="000D2CDC" w:rsidRDefault="000D2CDC" w:rsidP="000D2CDC">
      <w:pPr>
        <w:spacing w:after="209" w:line="264" w:lineRule="auto"/>
        <w:ind w:left="0" w:right="3" w:firstLine="0"/>
        <w:rPr>
          <w:rFonts w:ascii="Cambria" w:hAnsi="Cambria"/>
          <w:b/>
          <w:bCs/>
          <w:i w:val="0"/>
          <w:color w:val="000000"/>
        </w:rPr>
      </w:pPr>
      <w:r>
        <w:rPr>
          <w:rFonts w:ascii="Cambria" w:hAnsi="Cambria"/>
          <w:b/>
          <w:bCs/>
          <w:i w:val="0"/>
          <w:color w:val="000000"/>
        </w:rPr>
        <w:tab/>
        <w:t>Content</w:t>
      </w:r>
    </w:p>
    <w:p w14:paraId="01467364" w14:textId="2B3EC671" w:rsidR="000D2CDC" w:rsidRDefault="000D2CDC" w:rsidP="000D2CDC">
      <w:pPr>
        <w:spacing w:after="209" w:line="264" w:lineRule="auto"/>
        <w:ind w:left="720" w:right="3" w:firstLine="0"/>
        <w:rPr>
          <w:rFonts w:ascii="Cambria" w:hAnsi="Cambria"/>
          <w:b/>
          <w:bCs/>
          <w:i w:val="0"/>
          <w:color w:val="000000"/>
        </w:rPr>
      </w:pPr>
      <w:r w:rsidRPr="00E35220">
        <w:rPr>
          <w:i w:val="0"/>
          <w:color w:val="000000"/>
        </w:rPr>
        <w:t>For Reusable Components, the app could use memory management tools and libraries to efficiently reuse memory blocks which reduce dynamic allocations.</w:t>
      </w:r>
    </w:p>
    <w:p w14:paraId="2A38DF27" w14:textId="39C7B3D5" w:rsidR="000D2CDC" w:rsidRDefault="000D2CDC" w:rsidP="000D2CDC">
      <w:pPr>
        <w:spacing w:after="209" w:line="264" w:lineRule="auto"/>
        <w:ind w:left="0" w:right="3" w:firstLine="0"/>
        <w:rPr>
          <w:rFonts w:ascii="Cambria" w:hAnsi="Cambria"/>
          <w:b/>
          <w:bCs/>
          <w:i w:val="0"/>
          <w:color w:val="000000"/>
        </w:rPr>
      </w:pPr>
      <w:r>
        <w:rPr>
          <w:rFonts w:ascii="Cambria" w:hAnsi="Cambria"/>
          <w:b/>
          <w:bCs/>
          <w:i w:val="0"/>
          <w:color w:val="000000"/>
        </w:rPr>
        <w:lastRenderedPageBreak/>
        <w:tab/>
        <w:t>Motivation</w:t>
      </w:r>
    </w:p>
    <w:p w14:paraId="794FD499" w14:textId="550F58C5" w:rsidR="000D2CDC" w:rsidRDefault="000D2CDC" w:rsidP="000D2CDC">
      <w:pPr>
        <w:spacing w:after="209" w:line="264" w:lineRule="auto"/>
        <w:ind w:left="0" w:right="3" w:firstLine="0"/>
        <w:rPr>
          <w:rFonts w:ascii="Cambria" w:hAnsi="Cambria"/>
          <w:i w:val="0"/>
          <w:color w:val="000000"/>
        </w:rPr>
      </w:pPr>
      <w:r>
        <w:rPr>
          <w:rFonts w:ascii="Cambria" w:hAnsi="Cambria"/>
          <w:b/>
          <w:bCs/>
          <w:i w:val="0"/>
          <w:color w:val="000000"/>
        </w:rPr>
        <w:tab/>
      </w:r>
      <w:r>
        <w:rPr>
          <w:rFonts w:ascii="Cambria" w:hAnsi="Cambria"/>
          <w:i w:val="0"/>
          <w:color w:val="000000"/>
        </w:rPr>
        <w:t xml:space="preserve">Using these tools and libraries would ensure that the user would experience little </w:t>
      </w:r>
    </w:p>
    <w:p w14:paraId="0BF4BC0C" w14:textId="7C82F9FB" w:rsidR="000D2CDC" w:rsidRPr="000D2CDC" w:rsidRDefault="000D2CDC" w:rsidP="000D2CDC">
      <w:pPr>
        <w:spacing w:after="209" w:line="264" w:lineRule="auto"/>
        <w:ind w:left="0" w:right="3" w:firstLine="0"/>
        <w:rPr>
          <w:rFonts w:ascii="Cambria" w:hAnsi="Cambria"/>
          <w:i w:val="0"/>
          <w:color w:val="000000"/>
        </w:rPr>
      </w:pPr>
      <w:r>
        <w:rPr>
          <w:rFonts w:ascii="Cambria" w:hAnsi="Cambria"/>
          <w:i w:val="0"/>
          <w:color w:val="000000"/>
        </w:rPr>
        <w:tab/>
        <w:t>to no lag when they are playing Conservatory Catch.</w:t>
      </w:r>
    </w:p>
    <w:p w14:paraId="5D23D91C" w14:textId="2FCC2101" w:rsidR="000D2CDC" w:rsidRPr="000D2CDC" w:rsidRDefault="000D2CDC" w:rsidP="000D2CDC">
      <w:pPr>
        <w:spacing w:after="209" w:line="264" w:lineRule="auto"/>
        <w:ind w:left="0" w:right="3" w:firstLine="0"/>
        <w:rPr>
          <w:rFonts w:ascii="Cambria" w:hAnsi="Cambria"/>
          <w:b/>
          <w:bCs/>
          <w:i w:val="0"/>
          <w:color w:val="000000"/>
        </w:rPr>
      </w:pPr>
      <w:r>
        <w:rPr>
          <w:rFonts w:ascii="Cambria" w:hAnsi="Cambria"/>
          <w:b/>
          <w:bCs/>
          <w:i w:val="0"/>
          <w:color w:val="000000"/>
        </w:rPr>
        <w:tab/>
        <w:t>Consideration</w:t>
      </w:r>
    </w:p>
    <w:p w14:paraId="168873C3" w14:textId="288E9FBF" w:rsidR="00E35220" w:rsidRDefault="00E35220" w:rsidP="00E35220">
      <w:pPr>
        <w:spacing w:after="209" w:line="264" w:lineRule="auto"/>
        <w:ind w:left="744" w:right="3"/>
        <w:rPr>
          <w:i w:val="0"/>
          <w:color w:val="000000"/>
        </w:rPr>
      </w:pPr>
      <w:r w:rsidRPr="00E35220">
        <w:rPr>
          <w:i w:val="0"/>
          <w:color w:val="000000"/>
        </w:rPr>
        <w:t xml:space="preserve">These tools and libraries would help the app’s memory usage to ensure that the user has a clear and lag free system regardless of the state of the game they are in. Whether late or early game, the user would be ensured a smooth experience as they play using those tools and libraries. </w:t>
      </w:r>
    </w:p>
    <w:p w14:paraId="39498ACD" w14:textId="0FCF3021" w:rsidR="000D2CDC" w:rsidRDefault="000D2CDC" w:rsidP="000D2CDC">
      <w:pPr>
        <w:spacing w:after="209" w:line="264" w:lineRule="auto"/>
        <w:ind w:left="0" w:right="3" w:firstLine="0"/>
        <w:rPr>
          <w:rFonts w:ascii="Cambria" w:hAnsi="Cambria"/>
          <w:b/>
          <w:bCs/>
          <w:i w:val="0"/>
          <w:color w:val="000000"/>
        </w:rPr>
      </w:pPr>
      <w:r w:rsidRPr="000D2CDC">
        <w:rPr>
          <w:rFonts w:ascii="Cambria" w:hAnsi="Cambria"/>
          <w:b/>
          <w:bCs/>
          <w:i w:val="0"/>
          <w:color w:val="000000"/>
        </w:rPr>
        <w:t>29c Products That Can Be Copied</w:t>
      </w:r>
    </w:p>
    <w:p w14:paraId="508D1D76" w14:textId="51474E5D" w:rsidR="000D2CDC" w:rsidRDefault="000D2CDC" w:rsidP="000D2CDC">
      <w:pPr>
        <w:spacing w:after="209" w:line="264" w:lineRule="auto"/>
        <w:ind w:left="0" w:right="3" w:firstLine="0"/>
        <w:rPr>
          <w:rFonts w:ascii="Cambria" w:hAnsi="Cambria"/>
          <w:b/>
          <w:bCs/>
          <w:i w:val="0"/>
          <w:color w:val="000000"/>
        </w:rPr>
      </w:pPr>
      <w:r>
        <w:rPr>
          <w:rFonts w:ascii="Cambria" w:hAnsi="Cambria"/>
          <w:b/>
          <w:bCs/>
          <w:i w:val="0"/>
          <w:color w:val="000000"/>
        </w:rPr>
        <w:tab/>
        <w:t>Content</w:t>
      </w:r>
    </w:p>
    <w:p w14:paraId="5F40672B" w14:textId="266F08FE" w:rsidR="000D2CDC" w:rsidRDefault="000D2CDC" w:rsidP="000D2CDC">
      <w:pPr>
        <w:spacing w:after="209" w:line="264" w:lineRule="auto"/>
        <w:ind w:left="720" w:right="3" w:firstLine="0"/>
        <w:rPr>
          <w:rFonts w:ascii="Cambria" w:hAnsi="Cambria"/>
          <w:b/>
          <w:bCs/>
          <w:i w:val="0"/>
          <w:color w:val="000000"/>
        </w:rPr>
      </w:pPr>
      <w:r w:rsidRPr="00E35220">
        <w:rPr>
          <w:i w:val="0"/>
          <w:color w:val="000000"/>
        </w:rPr>
        <w:t>As for Products that can be copied, the app can copy and follow industry-standard regarding privacy regulations and requirements to ensure the user that their data is secured and not sold to anyone for profit</w:t>
      </w:r>
      <w:r>
        <w:rPr>
          <w:i w:val="0"/>
          <w:color w:val="000000"/>
        </w:rPr>
        <w:t>.</w:t>
      </w:r>
    </w:p>
    <w:p w14:paraId="13E39ED6" w14:textId="310E9C16" w:rsidR="000D2CDC" w:rsidRDefault="000D2CDC" w:rsidP="000D2CDC">
      <w:pPr>
        <w:spacing w:after="209" w:line="264" w:lineRule="auto"/>
        <w:ind w:left="0" w:right="3" w:firstLine="0"/>
        <w:rPr>
          <w:rFonts w:ascii="Cambria" w:hAnsi="Cambria"/>
          <w:b/>
          <w:bCs/>
          <w:i w:val="0"/>
          <w:color w:val="000000"/>
        </w:rPr>
      </w:pPr>
      <w:r>
        <w:rPr>
          <w:rFonts w:ascii="Cambria" w:hAnsi="Cambria"/>
          <w:b/>
          <w:bCs/>
          <w:i w:val="0"/>
          <w:color w:val="000000"/>
        </w:rPr>
        <w:tab/>
        <w:t>Motivation</w:t>
      </w:r>
    </w:p>
    <w:p w14:paraId="60709308" w14:textId="60F286B9" w:rsidR="000D2CDC" w:rsidRPr="000D2CDC" w:rsidRDefault="000D2CDC" w:rsidP="000D2CDC">
      <w:pPr>
        <w:spacing w:after="209" w:line="264" w:lineRule="auto"/>
        <w:ind w:left="720" w:right="3" w:firstLine="0"/>
        <w:rPr>
          <w:rFonts w:ascii="Cambria" w:hAnsi="Cambria"/>
          <w:i w:val="0"/>
          <w:color w:val="000000"/>
        </w:rPr>
      </w:pPr>
      <w:r>
        <w:rPr>
          <w:rFonts w:ascii="Cambria" w:hAnsi="Cambria"/>
          <w:i w:val="0"/>
          <w:color w:val="000000"/>
        </w:rPr>
        <w:t>The app needs to comply with this to ensure that the user will feel secure that their information is being kept secure while playing Conservatory Catch.</w:t>
      </w:r>
    </w:p>
    <w:p w14:paraId="052A2134" w14:textId="234BC9B9" w:rsidR="000D2CDC" w:rsidRPr="000D2CDC" w:rsidRDefault="000D2CDC" w:rsidP="000D2CDC">
      <w:pPr>
        <w:spacing w:after="209" w:line="264" w:lineRule="auto"/>
        <w:ind w:left="0" w:right="3" w:firstLine="0"/>
        <w:rPr>
          <w:rFonts w:ascii="Cambria" w:hAnsi="Cambria"/>
          <w:b/>
          <w:bCs/>
          <w:i w:val="0"/>
          <w:color w:val="000000"/>
        </w:rPr>
      </w:pPr>
      <w:r>
        <w:rPr>
          <w:rFonts w:ascii="Cambria" w:hAnsi="Cambria"/>
          <w:b/>
          <w:bCs/>
          <w:i w:val="0"/>
          <w:color w:val="000000"/>
        </w:rPr>
        <w:tab/>
        <w:t>Considerations</w:t>
      </w:r>
    </w:p>
    <w:p w14:paraId="0BCDB412" w14:textId="725058BF" w:rsidR="00E35220" w:rsidRPr="00E35220" w:rsidRDefault="00E35220" w:rsidP="00E35220">
      <w:pPr>
        <w:spacing w:after="209" w:line="264" w:lineRule="auto"/>
        <w:ind w:left="744" w:right="3"/>
        <w:rPr>
          <w:i w:val="0"/>
          <w:color w:val="000000"/>
        </w:rPr>
      </w:pPr>
      <w:r w:rsidRPr="00E35220">
        <w:rPr>
          <w:i w:val="0"/>
          <w:color w:val="000000"/>
        </w:rPr>
        <w:t>Following the regulations and compliance allows the app to use the players GPS coordinates to generate events and then removes previous data from a set time ago. This creates a system that periodically clears some memory to save for future events and complies with privacy regulations.</w:t>
      </w:r>
    </w:p>
    <w:p w14:paraId="6D81BACD" w14:textId="3D18562B" w:rsidR="00E35220" w:rsidRDefault="00E35220" w:rsidP="00E35220">
      <w:pPr>
        <w:keepNext/>
        <w:keepLines/>
        <w:spacing w:after="293" w:line="256" w:lineRule="auto"/>
        <w:ind w:left="0" w:right="0" w:firstLine="0"/>
        <w:jc w:val="left"/>
        <w:outlineLvl w:val="1"/>
        <w:rPr>
          <w:rFonts w:ascii="Cambria" w:eastAsia="Cambria" w:hAnsi="Cambria" w:cs="Cambria"/>
          <w:b/>
          <w:i w:val="0"/>
          <w:color w:val="000000"/>
          <w:sz w:val="28"/>
          <w:szCs w:val="28"/>
        </w:rPr>
      </w:pPr>
      <w:r>
        <w:rPr>
          <w:rFonts w:ascii="Cambria" w:eastAsia="Cambria" w:hAnsi="Cambria" w:cs="Cambria"/>
          <w:b/>
          <w:i w:val="0"/>
          <w:color w:val="000000"/>
          <w:sz w:val="28"/>
          <w:szCs w:val="28"/>
        </w:rPr>
        <w:lastRenderedPageBreak/>
        <w:t xml:space="preserve">    </w:t>
      </w:r>
      <w:r w:rsidRPr="00E35220">
        <w:rPr>
          <w:rFonts w:ascii="Cambria" w:eastAsia="Cambria" w:hAnsi="Cambria" w:cs="Cambria"/>
          <w:b/>
          <w:i w:val="0"/>
          <w:color w:val="000000"/>
          <w:sz w:val="28"/>
          <w:szCs w:val="28"/>
        </w:rPr>
        <w:t>30</w:t>
      </w:r>
      <w:r w:rsidRPr="00E35220">
        <w:rPr>
          <w:rFonts w:ascii="Arial" w:eastAsia="Arial" w:hAnsi="Arial" w:cs="Arial"/>
          <w:b/>
          <w:i w:val="0"/>
          <w:color w:val="000000"/>
          <w:sz w:val="28"/>
          <w:szCs w:val="28"/>
        </w:rPr>
        <w:t xml:space="preserve"> </w:t>
      </w:r>
      <w:r w:rsidRPr="00E35220">
        <w:rPr>
          <w:rFonts w:ascii="Cambria" w:eastAsia="Cambria" w:hAnsi="Cambria" w:cs="Cambria"/>
          <w:b/>
          <w:i w:val="0"/>
          <w:color w:val="000000"/>
          <w:sz w:val="28"/>
          <w:szCs w:val="28"/>
        </w:rPr>
        <w:t>New Problems</w:t>
      </w:r>
    </w:p>
    <w:p w14:paraId="2C52F82F" w14:textId="0B021E76" w:rsidR="00224755" w:rsidRPr="00224755" w:rsidRDefault="00224755" w:rsidP="00E35220">
      <w:pPr>
        <w:keepNext/>
        <w:keepLines/>
        <w:spacing w:after="293" w:line="256" w:lineRule="auto"/>
        <w:ind w:left="0" w:right="0" w:firstLine="0"/>
        <w:jc w:val="left"/>
        <w:outlineLvl w:val="1"/>
        <w:rPr>
          <w:rFonts w:ascii="Cambria" w:eastAsia="Cambria" w:hAnsi="Cambria" w:cs="Cambria"/>
          <w:b/>
          <w:i w:val="0"/>
          <w:color w:val="000000"/>
          <w:szCs w:val="24"/>
        </w:rPr>
      </w:pPr>
      <w:r w:rsidRPr="00224755">
        <w:rPr>
          <w:rFonts w:ascii="Cambria" w:eastAsia="Cambria" w:hAnsi="Cambria" w:cs="Cambria"/>
          <w:b/>
          <w:i w:val="0"/>
          <w:color w:val="000000"/>
          <w:szCs w:val="24"/>
        </w:rPr>
        <w:t>30a Effects on the Current Environment</w:t>
      </w:r>
    </w:p>
    <w:p w14:paraId="4A1A22EF" w14:textId="5C3A40B8" w:rsidR="00224755" w:rsidRDefault="00224755" w:rsidP="00E35220">
      <w:pPr>
        <w:keepNext/>
        <w:keepLines/>
        <w:spacing w:after="293" w:line="256" w:lineRule="auto"/>
        <w:ind w:left="0" w:right="0" w:firstLine="0"/>
        <w:jc w:val="left"/>
        <w:outlineLvl w:val="1"/>
        <w:rPr>
          <w:rFonts w:ascii="Cambria" w:eastAsia="Cambria" w:hAnsi="Cambria" w:cs="Cambria"/>
          <w:b/>
          <w:iCs/>
          <w:color w:val="000000"/>
          <w:szCs w:val="24"/>
        </w:rPr>
      </w:pPr>
      <w:r>
        <w:rPr>
          <w:rFonts w:ascii="Cambria" w:eastAsia="Cambria" w:hAnsi="Cambria" w:cs="Cambria"/>
          <w:b/>
          <w:i w:val="0"/>
          <w:color w:val="000000"/>
          <w:sz w:val="28"/>
          <w:szCs w:val="28"/>
        </w:rPr>
        <w:tab/>
      </w:r>
      <w:r w:rsidRPr="00224755">
        <w:rPr>
          <w:rFonts w:ascii="Cambria" w:eastAsia="Cambria" w:hAnsi="Cambria" w:cs="Cambria"/>
          <w:b/>
          <w:iCs/>
          <w:color w:val="000000"/>
          <w:szCs w:val="24"/>
        </w:rPr>
        <w:t>Content</w:t>
      </w:r>
    </w:p>
    <w:p w14:paraId="1C330F8F" w14:textId="4A33030E" w:rsidR="00224755" w:rsidRDefault="00224755" w:rsidP="00224755">
      <w:pPr>
        <w:keepNext/>
        <w:keepLines/>
        <w:spacing w:after="293" w:line="256" w:lineRule="auto"/>
        <w:ind w:left="720" w:right="0" w:firstLine="0"/>
        <w:jc w:val="left"/>
        <w:outlineLvl w:val="1"/>
        <w:rPr>
          <w:rFonts w:ascii="Cambria" w:eastAsia="Cambria" w:hAnsi="Cambria" w:cs="Cambria"/>
          <w:b/>
          <w:iCs/>
          <w:color w:val="000000"/>
          <w:szCs w:val="24"/>
        </w:rPr>
      </w:pPr>
      <w:r w:rsidRPr="00E35220">
        <w:rPr>
          <w:i w:val="0"/>
          <w:color w:val="000000"/>
        </w:rPr>
        <w:t>The effects on the current environment that Conservatory Catch introduces could be security related. Conservatory Catch is meant to be played in bounds of the Conservatory to help promote plants for the user to enjoy. But like all games, it only takes a few to create issues. If a player is dedicated enough and the app creates an out of bounds reward in a restricted area, the user could trespass into said area</w:t>
      </w:r>
      <w:r>
        <w:rPr>
          <w:i w:val="0"/>
          <w:color w:val="000000"/>
        </w:rPr>
        <w:t>.</w:t>
      </w:r>
    </w:p>
    <w:p w14:paraId="21E6180B" w14:textId="16C4B480" w:rsidR="00224755" w:rsidRDefault="00224755" w:rsidP="00E35220">
      <w:pPr>
        <w:keepNext/>
        <w:keepLines/>
        <w:spacing w:after="293" w:line="256" w:lineRule="auto"/>
        <w:ind w:left="0" w:right="0" w:firstLine="0"/>
        <w:jc w:val="left"/>
        <w:outlineLvl w:val="1"/>
        <w:rPr>
          <w:rFonts w:ascii="Cambria" w:eastAsia="Cambria" w:hAnsi="Cambria" w:cs="Cambria"/>
          <w:b/>
          <w:iCs/>
          <w:color w:val="000000"/>
          <w:szCs w:val="24"/>
        </w:rPr>
      </w:pPr>
      <w:r>
        <w:rPr>
          <w:rFonts w:ascii="Cambria" w:eastAsia="Cambria" w:hAnsi="Cambria" w:cs="Cambria"/>
          <w:b/>
          <w:iCs/>
          <w:color w:val="000000"/>
          <w:szCs w:val="24"/>
        </w:rPr>
        <w:tab/>
        <w:t>Motivation</w:t>
      </w:r>
    </w:p>
    <w:p w14:paraId="25825953" w14:textId="7CA05631" w:rsidR="00224755" w:rsidRDefault="00224755" w:rsidP="00224755">
      <w:pPr>
        <w:keepNext/>
        <w:keepLines/>
        <w:spacing w:after="293" w:line="256" w:lineRule="auto"/>
        <w:ind w:left="720" w:right="0" w:firstLine="0"/>
        <w:jc w:val="left"/>
        <w:outlineLvl w:val="1"/>
        <w:rPr>
          <w:rFonts w:ascii="Cambria" w:eastAsia="Cambria" w:hAnsi="Cambria" w:cs="Cambria"/>
          <w:b/>
          <w:iCs/>
          <w:color w:val="000000"/>
          <w:szCs w:val="24"/>
        </w:rPr>
      </w:pPr>
      <w:r w:rsidRPr="00E35220">
        <w:rPr>
          <w:i w:val="0"/>
          <w:color w:val="000000"/>
        </w:rPr>
        <w:t>This issue should be taken seriously as it could be a recurring offense created by the app.</w:t>
      </w:r>
      <w:r>
        <w:rPr>
          <w:i w:val="0"/>
          <w:color w:val="000000"/>
        </w:rPr>
        <w:t xml:space="preserve"> This issue could harm both the Conservatory as well as the user if left alone and should be dealt with before any accidents occur.</w:t>
      </w:r>
    </w:p>
    <w:p w14:paraId="16F55452" w14:textId="0264A6AC" w:rsidR="00224755" w:rsidRPr="00224755" w:rsidRDefault="00224755" w:rsidP="00E35220">
      <w:pPr>
        <w:keepNext/>
        <w:keepLines/>
        <w:spacing w:after="293" w:line="256" w:lineRule="auto"/>
        <w:ind w:left="0" w:right="0" w:firstLine="0"/>
        <w:jc w:val="left"/>
        <w:outlineLvl w:val="1"/>
        <w:rPr>
          <w:rFonts w:ascii="Cambria" w:eastAsia="Cambria" w:hAnsi="Cambria" w:cs="Cambria"/>
          <w:b/>
          <w:iCs/>
          <w:color w:val="000000"/>
          <w:szCs w:val="24"/>
        </w:rPr>
      </w:pPr>
      <w:r>
        <w:rPr>
          <w:rFonts w:ascii="Cambria" w:eastAsia="Cambria" w:hAnsi="Cambria" w:cs="Cambria"/>
          <w:b/>
          <w:iCs/>
          <w:color w:val="000000"/>
          <w:szCs w:val="24"/>
        </w:rPr>
        <w:tab/>
        <w:t>Considerations</w:t>
      </w:r>
    </w:p>
    <w:p w14:paraId="24E84761" w14:textId="11BCFD91" w:rsidR="00E35220" w:rsidRDefault="00E35220" w:rsidP="00E35220">
      <w:pPr>
        <w:spacing w:after="209" w:line="264" w:lineRule="auto"/>
        <w:ind w:left="744" w:right="3"/>
        <w:rPr>
          <w:i w:val="0"/>
          <w:color w:val="000000"/>
        </w:rPr>
      </w:pPr>
      <w:r w:rsidRPr="00E35220">
        <w:rPr>
          <w:i w:val="0"/>
          <w:color w:val="000000"/>
        </w:rPr>
        <w:t xml:space="preserve">A solution could be to create clear spawn boundaries in the Conservatory as well as informing the user of restricted areas. These issues could be created if Conservatory Catch was released to the public and should be accounted for. </w:t>
      </w:r>
    </w:p>
    <w:p w14:paraId="0E094EF2" w14:textId="712D1410" w:rsidR="00224755" w:rsidRPr="00224755" w:rsidRDefault="00224755" w:rsidP="00224755">
      <w:pPr>
        <w:spacing w:after="209" w:line="264" w:lineRule="auto"/>
        <w:ind w:left="0" w:right="3" w:firstLine="0"/>
        <w:rPr>
          <w:rFonts w:ascii="Cambria" w:hAnsi="Cambria" w:cstheme="minorHAnsi"/>
          <w:b/>
          <w:bCs/>
          <w:i w:val="0"/>
          <w:color w:val="000000"/>
        </w:rPr>
      </w:pPr>
      <w:r w:rsidRPr="00224755">
        <w:rPr>
          <w:rFonts w:ascii="Cambria" w:hAnsi="Cambria" w:cstheme="minorHAnsi"/>
          <w:b/>
          <w:bCs/>
          <w:i w:val="0"/>
          <w:color w:val="000000"/>
        </w:rPr>
        <w:t>30b Effects on the Installed Systems</w:t>
      </w:r>
    </w:p>
    <w:p w14:paraId="0162478D" w14:textId="325F9A28" w:rsidR="00224755" w:rsidRPr="00E35220" w:rsidRDefault="00224755" w:rsidP="00E35220">
      <w:pPr>
        <w:spacing w:after="209" w:line="264" w:lineRule="auto"/>
        <w:ind w:left="744" w:right="3"/>
        <w:rPr>
          <w:i w:val="0"/>
          <w:color w:val="000000"/>
        </w:rPr>
      </w:pPr>
      <w:r w:rsidRPr="00224755">
        <w:rPr>
          <w:rFonts w:ascii="Cambria" w:eastAsia="Cambria" w:hAnsi="Cambria" w:cs="Cambria"/>
          <w:b/>
          <w:iCs/>
          <w:color w:val="000000"/>
          <w:szCs w:val="24"/>
        </w:rPr>
        <w:t>Content</w:t>
      </w:r>
    </w:p>
    <w:p w14:paraId="24124643" w14:textId="77777777" w:rsidR="00224755" w:rsidRDefault="00E35220" w:rsidP="00E35220">
      <w:pPr>
        <w:spacing w:after="209" w:line="264" w:lineRule="auto"/>
        <w:ind w:left="744" w:right="3"/>
        <w:rPr>
          <w:i w:val="0"/>
          <w:color w:val="000000"/>
        </w:rPr>
      </w:pPr>
      <w:r w:rsidRPr="00E35220">
        <w:rPr>
          <w:i w:val="0"/>
          <w:color w:val="000000"/>
        </w:rPr>
        <w:t xml:space="preserve">The effect on installed systems would be the introduction of a heavily traffic Wi-Fi connection on the servers introduced by Conservatory Catch. Without the app, the servers wouldn’t need to hold as much data as it once needed to as the game would introduce player data to allocate and generate servers which create lots of packet requests that create traffic. </w:t>
      </w:r>
    </w:p>
    <w:p w14:paraId="60C53195" w14:textId="035BF836" w:rsidR="00224755" w:rsidRDefault="00224755" w:rsidP="00E35220">
      <w:pPr>
        <w:spacing w:after="209" w:line="264" w:lineRule="auto"/>
        <w:ind w:left="744" w:right="3"/>
        <w:rPr>
          <w:b/>
          <w:bCs/>
          <w:i w:val="0"/>
          <w:color w:val="000000"/>
        </w:rPr>
      </w:pPr>
      <w:r w:rsidRPr="00224755">
        <w:rPr>
          <w:b/>
          <w:bCs/>
          <w:i w:val="0"/>
          <w:color w:val="000000"/>
        </w:rPr>
        <w:t>Motivation</w:t>
      </w:r>
    </w:p>
    <w:p w14:paraId="193EBF32" w14:textId="43BCCB17" w:rsidR="00224755" w:rsidRDefault="00224755" w:rsidP="00E35220">
      <w:pPr>
        <w:spacing w:after="209" w:line="264" w:lineRule="auto"/>
        <w:ind w:left="744" w:right="3"/>
        <w:rPr>
          <w:i w:val="0"/>
          <w:color w:val="000000"/>
        </w:rPr>
      </w:pPr>
      <w:r>
        <w:rPr>
          <w:i w:val="0"/>
          <w:color w:val="000000"/>
        </w:rPr>
        <w:t>This issue should be taken care of so that the use would have a smooth and stable internet connection when playing Conservatory Catch</w:t>
      </w:r>
    </w:p>
    <w:p w14:paraId="603FFBE5" w14:textId="320A9257" w:rsidR="00224755" w:rsidRPr="00224755" w:rsidRDefault="00224755" w:rsidP="00E35220">
      <w:pPr>
        <w:spacing w:after="209" w:line="264" w:lineRule="auto"/>
        <w:ind w:left="744" w:right="3"/>
        <w:rPr>
          <w:b/>
          <w:bCs/>
          <w:i w:val="0"/>
          <w:color w:val="000000"/>
        </w:rPr>
      </w:pPr>
      <w:r w:rsidRPr="00224755">
        <w:rPr>
          <w:b/>
          <w:bCs/>
          <w:i w:val="0"/>
          <w:color w:val="000000"/>
        </w:rPr>
        <w:t>Consideration</w:t>
      </w:r>
    </w:p>
    <w:p w14:paraId="7E072648" w14:textId="6C1E4836" w:rsidR="00E35220" w:rsidRDefault="00E35220" w:rsidP="00E35220">
      <w:pPr>
        <w:spacing w:after="209" w:line="264" w:lineRule="auto"/>
        <w:ind w:left="744" w:right="3"/>
        <w:rPr>
          <w:i w:val="0"/>
          <w:color w:val="000000"/>
        </w:rPr>
      </w:pPr>
      <w:r w:rsidRPr="00E35220">
        <w:rPr>
          <w:i w:val="0"/>
          <w:color w:val="000000"/>
        </w:rPr>
        <w:t xml:space="preserve">The servers should be well prepared for slow downs and advised to improve servers for it to hold smooth connection between the user and the servers. In special events, the </w:t>
      </w:r>
      <w:r w:rsidRPr="00E35220">
        <w:rPr>
          <w:i w:val="0"/>
          <w:color w:val="000000"/>
        </w:rPr>
        <w:lastRenderedPageBreak/>
        <w:t>level of traffic would also increase, which would place more strain on the servers which could cause potential problems in connection and security.</w:t>
      </w:r>
    </w:p>
    <w:p w14:paraId="53F04963" w14:textId="7454C7E9" w:rsidR="00224755" w:rsidRPr="003D5D54" w:rsidRDefault="003D5D54" w:rsidP="003D5D54">
      <w:pPr>
        <w:spacing w:after="209" w:line="264" w:lineRule="auto"/>
        <w:ind w:left="0" w:right="3" w:firstLine="0"/>
        <w:rPr>
          <w:rFonts w:ascii="Cambria" w:hAnsi="Cambria"/>
          <w:b/>
          <w:bCs/>
          <w:i w:val="0"/>
          <w:color w:val="000000"/>
        </w:rPr>
      </w:pPr>
      <w:r w:rsidRPr="003D5D54">
        <w:rPr>
          <w:rFonts w:ascii="Cambria" w:hAnsi="Cambria"/>
          <w:b/>
          <w:bCs/>
          <w:i w:val="0"/>
          <w:color w:val="000000"/>
        </w:rPr>
        <w:t>30c Potential User Problems</w:t>
      </w:r>
    </w:p>
    <w:p w14:paraId="41028702" w14:textId="19023F3E" w:rsidR="00224755" w:rsidRPr="00E35220" w:rsidRDefault="00224755" w:rsidP="00E35220">
      <w:pPr>
        <w:spacing w:after="209" w:line="264" w:lineRule="auto"/>
        <w:ind w:left="744" w:right="3"/>
        <w:rPr>
          <w:i w:val="0"/>
          <w:color w:val="000000"/>
        </w:rPr>
      </w:pPr>
      <w:r w:rsidRPr="00224755">
        <w:rPr>
          <w:rFonts w:ascii="Cambria" w:eastAsia="Cambria" w:hAnsi="Cambria" w:cs="Cambria"/>
          <w:b/>
          <w:iCs/>
          <w:color w:val="000000"/>
          <w:szCs w:val="24"/>
        </w:rPr>
        <w:t>Content</w:t>
      </w:r>
    </w:p>
    <w:p w14:paraId="4F56F6B8" w14:textId="77777777" w:rsidR="00224755" w:rsidRDefault="00E35220" w:rsidP="00E35220">
      <w:pPr>
        <w:spacing w:after="209" w:line="264" w:lineRule="auto"/>
        <w:ind w:left="744" w:right="3"/>
        <w:rPr>
          <w:i w:val="0"/>
          <w:color w:val="000000"/>
        </w:rPr>
      </w:pPr>
      <w:r w:rsidRPr="00E35220">
        <w:rPr>
          <w:i w:val="0"/>
          <w:color w:val="000000"/>
        </w:rPr>
        <w:t xml:space="preserve">The potential user problems that Conservatory Catch could create would be if Conservatory Catch is disconnected while the user is obtaining new data from plants, a system must be in place to restore back their last save as well as potential rewards they were meant to receive. </w:t>
      </w:r>
    </w:p>
    <w:p w14:paraId="008A1B59" w14:textId="633B6A13" w:rsidR="00224755" w:rsidRPr="003D5D54" w:rsidRDefault="00224755" w:rsidP="00E35220">
      <w:pPr>
        <w:spacing w:after="209" w:line="264" w:lineRule="auto"/>
        <w:ind w:left="744" w:right="3"/>
        <w:rPr>
          <w:b/>
          <w:bCs/>
          <w:i w:val="0"/>
          <w:color w:val="000000"/>
        </w:rPr>
      </w:pPr>
      <w:r w:rsidRPr="003D5D54">
        <w:rPr>
          <w:rFonts w:ascii="Cambria" w:hAnsi="Cambria"/>
          <w:b/>
          <w:bCs/>
          <w:i w:val="0"/>
          <w:color w:val="000000"/>
        </w:rPr>
        <w:t>Motivation</w:t>
      </w:r>
    </w:p>
    <w:p w14:paraId="2652D398" w14:textId="2239DD03" w:rsidR="00224755" w:rsidRDefault="00224755" w:rsidP="00E35220">
      <w:pPr>
        <w:spacing w:after="209" w:line="264" w:lineRule="auto"/>
        <w:ind w:left="744" w:right="3"/>
        <w:rPr>
          <w:i w:val="0"/>
          <w:color w:val="000000"/>
        </w:rPr>
      </w:pPr>
      <w:r>
        <w:rPr>
          <w:i w:val="0"/>
          <w:color w:val="000000"/>
        </w:rPr>
        <w:t>This issue should be solved</w:t>
      </w:r>
      <w:r w:rsidR="003D5D54">
        <w:rPr>
          <w:i w:val="0"/>
          <w:color w:val="000000"/>
        </w:rPr>
        <w:t xml:space="preserve"> to prevent any frustration that the user might experience if they disconnect to the game or servers on their part or the Conservatory’s part. Solving this issue will ensure that the user has a pleasant experience playing Conservatory Catch rather than the logistics of monetary rewards.</w:t>
      </w:r>
    </w:p>
    <w:p w14:paraId="60C83572" w14:textId="33726EF7" w:rsidR="003D5D54" w:rsidRPr="003D5D54" w:rsidRDefault="003D5D54" w:rsidP="00E35220">
      <w:pPr>
        <w:spacing w:after="209" w:line="264" w:lineRule="auto"/>
        <w:ind w:left="744" w:right="3"/>
        <w:rPr>
          <w:b/>
          <w:bCs/>
          <w:i w:val="0"/>
          <w:color w:val="000000"/>
        </w:rPr>
      </w:pPr>
      <w:r w:rsidRPr="003D5D54">
        <w:rPr>
          <w:rFonts w:ascii="Cambria" w:hAnsi="Cambria"/>
          <w:b/>
          <w:bCs/>
          <w:i w:val="0"/>
          <w:color w:val="000000"/>
        </w:rPr>
        <w:t>Consideration</w:t>
      </w:r>
    </w:p>
    <w:p w14:paraId="73549462" w14:textId="5643C284" w:rsidR="00E35220" w:rsidRDefault="00E35220" w:rsidP="00E35220">
      <w:pPr>
        <w:spacing w:after="209" w:line="264" w:lineRule="auto"/>
        <w:ind w:left="744" w:right="3"/>
        <w:rPr>
          <w:i w:val="0"/>
          <w:color w:val="000000"/>
        </w:rPr>
      </w:pPr>
      <w:r w:rsidRPr="00E35220">
        <w:rPr>
          <w:i w:val="0"/>
          <w:color w:val="000000"/>
        </w:rPr>
        <w:t>If the user is playing a mini-game and completed the task but at the same time was disconnected, the last save in the servers should backup their completion status and reward the user once they reconnect. This will ensure that the user doesn’t feel cheated when they accomplish a task and their connection with Conservatory Catch is disconnected, but they will still receive their rewards.</w:t>
      </w:r>
    </w:p>
    <w:p w14:paraId="6D0ADD49" w14:textId="77777777" w:rsidR="003D5D54" w:rsidRPr="003D5D54" w:rsidRDefault="003D5D54" w:rsidP="003D5D54">
      <w:pPr>
        <w:spacing w:after="209" w:line="264" w:lineRule="auto"/>
        <w:ind w:left="0" w:right="3" w:firstLine="0"/>
        <w:rPr>
          <w:rFonts w:ascii="Cambria" w:hAnsi="Cambria"/>
          <w:i w:val="0"/>
          <w:color w:val="000000"/>
        </w:rPr>
      </w:pPr>
      <w:r w:rsidRPr="003D5D54">
        <w:rPr>
          <w:rFonts w:ascii="Cambria" w:hAnsi="Cambria"/>
          <w:i w:val="0"/>
          <w:color w:val="000000"/>
        </w:rPr>
        <w:t>30d Limitations in the Anticipated Implementation Environment That May</w:t>
      </w:r>
    </w:p>
    <w:p w14:paraId="5192E273" w14:textId="54D824BE" w:rsidR="003D5D54" w:rsidRPr="003D5D54" w:rsidRDefault="003D5D54" w:rsidP="003D5D54">
      <w:pPr>
        <w:spacing w:after="209" w:line="264" w:lineRule="auto"/>
        <w:ind w:left="0" w:right="3" w:firstLine="0"/>
        <w:rPr>
          <w:rFonts w:ascii="Cambria" w:hAnsi="Cambria"/>
          <w:i w:val="0"/>
          <w:color w:val="000000"/>
        </w:rPr>
      </w:pPr>
      <w:r w:rsidRPr="003D5D54">
        <w:rPr>
          <w:rFonts w:ascii="Cambria" w:hAnsi="Cambria"/>
          <w:i w:val="0"/>
          <w:color w:val="000000"/>
        </w:rPr>
        <w:t>Inhibit the New Product</w:t>
      </w:r>
    </w:p>
    <w:p w14:paraId="048591D6" w14:textId="1338737F" w:rsidR="00224755" w:rsidRPr="00E35220" w:rsidRDefault="00224755" w:rsidP="00E35220">
      <w:pPr>
        <w:spacing w:after="209" w:line="264" w:lineRule="auto"/>
        <w:ind w:left="744" w:right="3"/>
        <w:rPr>
          <w:i w:val="0"/>
          <w:color w:val="000000"/>
        </w:rPr>
      </w:pPr>
      <w:r w:rsidRPr="00224755">
        <w:rPr>
          <w:rFonts w:ascii="Cambria" w:eastAsia="Cambria" w:hAnsi="Cambria" w:cs="Cambria"/>
          <w:b/>
          <w:iCs/>
          <w:color w:val="000000"/>
          <w:szCs w:val="24"/>
        </w:rPr>
        <w:t>Content</w:t>
      </w:r>
    </w:p>
    <w:p w14:paraId="273D829D" w14:textId="77777777" w:rsidR="003D5D54" w:rsidRDefault="00E35220" w:rsidP="00E35220">
      <w:pPr>
        <w:spacing w:after="209" w:line="264" w:lineRule="auto"/>
        <w:ind w:left="744" w:right="3"/>
        <w:rPr>
          <w:i w:val="0"/>
          <w:color w:val="000000"/>
        </w:rPr>
      </w:pPr>
      <w:r w:rsidRPr="00E35220">
        <w:rPr>
          <w:i w:val="0"/>
          <w:color w:val="000000"/>
        </w:rPr>
        <w:t>The limitations in the anticipated implementation environment that may inhibit the Conservatory could be environmental factors as well as sustainability of the servers. For environmental factors, any electrical interference that affects Wi-Fi or servers would hinder the application from working as it needs to be online to update and track the user to generate events.</w:t>
      </w:r>
    </w:p>
    <w:p w14:paraId="4239E9FA" w14:textId="77777777" w:rsidR="003D5D54" w:rsidRPr="003D5D54" w:rsidRDefault="003D5D54" w:rsidP="00E35220">
      <w:pPr>
        <w:spacing w:after="209" w:line="264" w:lineRule="auto"/>
        <w:ind w:left="744" w:right="3"/>
        <w:rPr>
          <w:rFonts w:ascii="Cambria" w:hAnsi="Cambria"/>
          <w:b/>
          <w:bCs/>
          <w:i w:val="0"/>
          <w:color w:val="000000"/>
        </w:rPr>
      </w:pPr>
      <w:r w:rsidRPr="003D5D54">
        <w:rPr>
          <w:rFonts w:ascii="Cambria" w:hAnsi="Cambria"/>
          <w:b/>
          <w:bCs/>
          <w:i w:val="0"/>
          <w:color w:val="000000"/>
        </w:rPr>
        <w:t>Motivation</w:t>
      </w:r>
    </w:p>
    <w:p w14:paraId="0B6E35AC" w14:textId="74167EA8" w:rsidR="003D5D54" w:rsidRDefault="00E35220" w:rsidP="00E35220">
      <w:pPr>
        <w:spacing w:after="209" w:line="264" w:lineRule="auto"/>
        <w:ind w:left="744" w:right="3"/>
        <w:rPr>
          <w:i w:val="0"/>
          <w:color w:val="000000"/>
        </w:rPr>
      </w:pPr>
      <w:r w:rsidRPr="00E35220">
        <w:rPr>
          <w:i w:val="0"/>
          <w:color w:val="000000"/>
        </w:rPr>
        <w:t xml:space="preserve"> This would create a problem with the product as it would not be functional under those circumstances and unreliable. </w:t>
      </w:r>
      <w:r w:rsidR="003D5D54">
        <w:rPr>
          <w:i w:val="0"/>
          <w:color w:val="000000"/>
        </w:rPr>
        <w:t xml:space="preserve">Tackling this issue should be important as it could hinder the Conservatory’s users experience who aren’t partaking in the game and will have a </w:t>
      </w:r>
      <w:r w:rsidR="003D5D54">
        <w:rPr>
          <w:i w:val="0"/>
          <w:color w:val="000000"/>
        </w:rPr>
        <w:lastRenderedPageBreak/>
        <w:t>worse experience as their internet connection will be slower had Conservatory Catch not been introduced.</w:t>
      </w:r>
    </w:p>
    <w:p w14:paraId="4250E2CB" w14:textId="77777777" w:rsidR="003D5D54" w:rsidRPr="003D5D54" w:rsidRDefault="003D5D54" w:rsidP="00E35220">
      <w:pPr>
        <w:spacing w:after="209" w:line="264" w:lineRule="auto"/>
        <w:ind w:left="744" w:right="3"/>
        <w:rPr>
          <w:rFonts w:ascii="Cambria" w:hAnsi="Cambria"/>
          <w:b/>
          <w:bCs/>
          <w:i w:val="0"/>
          <w:color w:val="000000"/>
        </w:rPr>
      </w:pPr>
      <w:r w:rsidRPr="003D5D54">
        <w:rPr>
          <w:rFonts w:ascii="Cambria" w:hAnsi="Cambria"/>
          <w:b/>
          <w:bCs/>
          <w:i w:val="0"/>
          <w:color w:val="000000"/>
        </w:rPr>
        <w:t>Consideration</w:t>
      </w:r>
    </w:p>
    <w:p w14:paraId="0ECD7A1A" w14:textId="3650516F" w:rsidR="00E35220" w:rsidRDefault="00E35220" w:rsidP="00E35220">
      <w:pPr>
        <w:spacing w:after="209" w:line="264" w:lineRule="auto"/>
        <w:ind w:left="744" w:right="3"/>
        <w:rPr>
          <w:i w:val="0"/>
          <w:color w:val="000000"/>
        </w:rPr>
      </w:pPr>
      <w:r w:rsidRPr="00E35220">
        <w:rPr>
          <w:i w:val="0"/>
          <w:color w:val="000000"/>
        </w:rPr>
        <w:t>To solve this issue, the Conservatory would need a backup generator to sustain the server connection, but if the user’s hardware faces those issues, then the app wouldn’t be able to help solve them. Another issue comes from the new load on the servers that have to be maintained to keep Conservatory Catch up and running, which might hinder any other connection the Conservatory has. The extra clutter and heavy traffic could slow Wi-Fi connections for other users as more traffic occurs. To solve this problem, the Conservatory has to maintain servers to keep a quick and stable connection.</w:t>
      </w:r>
    </w:p>
    <w:p w14:paraId="6425EA72" w14:textId="600F0B94" w:rsidR="003D5D54" w:rsidRPr="003D5D54" w:rsidRDefault="003D5D54" w:rsidP="003D5D54">
      <w:pPr>
        <w:spacing w:after="209" w:line="264" w:lineRule="auto"/>
        <w:ind w:left="0" w:right="3" w:firstLine="0"/>
        <w:rPr>
          <w:rFonts w:ascii="Cambria" w:hAnsi="Cambria"/>
          <w:b/>
          <w:bCs/>
          <w:i w:val="0"/>
          <w:color w:val="000000"/>
        </w:rPr>
      </w:pPr>
      <w:r w:rsidRPr="003D5D54">
        <w:rPr>
          <w:rFonts w:ascii="Cambria" w:hAnsi="Cambria"/>
          <w:b/>
          <w:bCs/>
          <w:i w:val="0"/>
          <w:color w:val="000000"/>
        </w:rPr>
        <w:t>30e Follow-Up Problems</w:t>
      </w:r>
    </w:p>
    <w:p w14:paraId="3BEE9AFC" w14:textId="4BBC8A4A" w:rsidR="00224755" w:rsidRDefault="00224755" w:rsidP="00E35220">
      <w:pPr>
        <w:spacing w:after="209" w:line="264" w:lineRule="auto"/>
        <w:ind w:left="744" w:right="3"/>
        <w:rPr>
          <w:i w:val="0"/>
          <w:color w:val="000000"/>
        </w:rPr>
      </w:pPr>
      <w:r w:rsidRPr="00224755">
        <w:rPr>
          <w:rFonts w:ascii="Cambria" w:eastAsia="Cambria" w:hAnsi="Cambria" w:cs="Cambria"/>
          <w:b/>
          <w:iCs/>
          <w:color w:val="000000"/>
          <w:szCs w:val="24"/>
        </w:rPr>
        <w:t>Content</w:t>
      </w:r>
    </w:p>
    <w:p w14:paraId="19893C22" w14:textId="0E9CD800" w:rsidR="00B14265" w:rsidRDefault="003D5D54" w:rsidP="00E35220">
      <w:pPr>
        <w:spacing w:after="209" w:line="264" w:lineRule="auto"/>
        <w:ind w:left="744" w:right="3"/>
        <w:rPr>
          <w:i w:val="0"/>
          <w:color w:val="000000"/>
        </w:rPr>
      </w:pPr>
      <w:r>
        <w:rPr>
          <w:i w:val="0"/>
          <w:color w:val="000000"/>
        </w:rPr>
        <w:t>Problems that might occur later in the future could be political movements that might hinder the funding of Conservatory Catch as it demands more space and power from the Conservatory’s servers and strain on them.</w:t>
      </w:r>
    </w:p>
    <w:p w14:paraId="3DC93A8B" w14:textId="3A440568" w:rsidR="003D5D54" w:rsidRDefault="003D5D54" w:rsidP="00E35220">
      <w:pPr>
        <w:spacing w:after="209" w:line="264" w:lineRule="auto"/>
        <w:ind w:left="744" w:right="3"/>
        <w:rPr>
          <w:i w:val="0"/>
          <w:color w:val="000000"/>
        </w:rPr>
      </w:pPr>
      <w:r>
        <w:rPr>
          <w:i w:val="0"/>
          <w:color w:val="000000"/>
        </w:rPr>
        <w:t>Motivation</w:t>
      </w:r>
    </w:p>
    <w:p w14:paraId="5DB8B4B1" w14:textId="30582625" w:rsidR="003D5D54" w:rsidRDefault="00BC7B14" w:rsidP="00E35220">
      <w:pPr>
        <w:spacing w:after="209" w:line="264" w:lineRule="auto"/>
        <w:ind w:left="744" w:right="3"/>
        <w:rPr>
          <w:i w:val="0"/>
          <w:color w:val="000000"/>
        </w:rPr>
      </w:pPr>
      <w:r>
        <w:rPr>
          <w:i w:val="0"/>
          <w:color w:val="000000"/>
        </w:rPr>
        <w:t>This issue is vital to keeping the servers up for Conservatory Catch to prove its a worthwhile investment for the Conservatory. The developers must ensure the Conservatory that it will be an overall net positive for the Conservatory to continue hosting Conservatory Catch and maintaining it in the future.</w:t>
      </w:r>
    </w:p>
    <w:p w14:paraId="135ABEC8" w14:textId="3ED7BE75" w:rsidR="003D5D54" w:rsidRDefault="003D5D54" w:rsidP="00E35220">
      <w:pPr>
        <w:spacing w:after="209" w:line="264" w:lineRule="auto"/>
        <w:ind w:left="744" w:right="3"/>
        <w:rPr>
          <w:i w:val="0"/>
          <w:color w:val="000000"/>
        </w:rPr>
      </w:pPr>
      <w:r>
        <w:rPr>
          <w:i w:val="0"/>
          <w:color w:val="000000"/>
        </w:rPr>
        <w:t>Consideration</w:t>
      </w:r>
    </w:p>
    <w:p w14:paraId="590EE17E" w14:textId="21FD598D" w:rsidR="003D5D54" w:rsidRPr="00E35220" w:rsidRDefault="003D5D54" w:rsidP="00E35220">
      <w:pPr>
        <w:spacing w:after="209" w:line="264" w:lineRule="auto"/>
        <w:ind w:left="744" w:right="3"/>
        <w:rPr>
          <w:i w:val="0"/>
          <w:color w:val="000000"/>
        </w:rPr>
      </w:pPr>
      <w:r>
        <w:rPr>
          <w:i w:val="0"/>
          <w:color w:val="000000"/>
        </w:rPr>
        <w:t xml:space="preserve">This issue could be solved by showing the statistics and benefits of Conservatory Catch that might influence the party that Conservatory Catch is worth the </w:t>
      </w:r>
      <w:r w:rsidR="00BC7B14">
        <w:rPr>
          <w:i w:val="0"/>
          <w:color w:val="000000"/>
        </w:rPr>
        <w:t>trade. The stats should show a growth influx of new users into the Conservatory as well as trends of increased profits and donations the Conservatory received since the start of the game to ensure its funding.</w:t>
      </w:r>
    </w:p>
    <w:p w14:paraId="7BD1ECB7" w14:textId="0DE75F25" w:rsidR="00E35220" w:rsidRPr="00E35220" w:rsidRDefault="00E35220" w:rsidP="00E35220">
      <w:pPr>
        <w:keepNext/>
        <w:keepLines/>
        <w:spacing w:after="293" w:line="256" w:lineRule="auto"/>
        <w:ind w:left="0" w:right="0" w:firstLine="0"/>
        <w:jc w:val="left"/>
        <w:outlineLvl w:val="1"/>
        <w:rPr>
          <w:rFonts w:ascii="Cambria" w:eastAsia="Cambria" w:hAnsi="Cambria" w:cs="Cambria"/>
          <w:b/>
          <w:i w:val="0"/>
          <w:color w:val="000000"/>
          <w:sz w:val="28"/>
          <w:szCs w:val="28"/>
        </w:rPr>
      </w:pPr>
      <w:r>
        <w:rPr>
          <w:rFonts w:ascii="Cambria" w:eastAsia="Cambria" w:hAnsi="Cambria" w:cs="Cambria"/>
          <w:b/>
          <w:i w:val="0"/>
          <w:color w:val="000000"/>
          <w:sz w:val="28"/>
          <w:szCs w:val="28"/>
        </w:rPr>
        <w:t xml:space="preserve">    </w:t>
      </w:r>
      <w:r w:rsidRPr="00E35220">
        <w:rPr>
          <w:rFonts w:ascii="Cambria" w:eastAsia="Cambria" w:hAnsi="Cambria" w:cs="Cambria"/>
          <w:b/>
          <w:i w:val="0"/>
          <w:color w:val="000000"/>
          <w:sz w:val="28"/>
          <w:szCs w:val="28"/>
        </w:rPr>
        <w:t>31</w:t>
      </w:r>
      <w:r w:rsidRPr="00E35220">
        <w:rPr>
          <w:rFonts w:ascii="Arial" w:eastAsia="Arial" w:hAnsi="Arial" w:cs="Arial"/>
          <w:b/>
          <w:i w:val="0"/>
          <w:color w:val="000000"/>
          <w:sz w:val="28"/>
          <w:szCs w:val="28"/>
        </w:rPr>
        <w:t xml:space="preserve"> </w:t>
      </w:r>
      <w:r w:rsidRPr="00E35220">
        <w:rPr>
          <w:rFonts w:ascii="Cambria" w:eastAsia="Cambria" w:hAnsi="Cambria" w:cs="Cambria"/>
          <w:b/>
          <w:i w:val="0"/>
          <w:color w:val="000000"/>
          <w:sz w:val="28"/>
          <w:szCs w:val="28"/>
        </w:rPr>
        <w:t xml:space="preserve">Migration to the new Product  </w:t>
      </w:r>
    </w:p>
    <w:p w14:paraId="3F732E4E" w14:textId="77777777" w:rsidR="00E35220" w:rsidRPr="00E35220" w:rsidRDefault="00E35220" w:rsidP="00E35220">
      <w:pPr>
        <w:spacing w:after="256" w:line="264" w:lineRule="auto"/>
        <w:ind w:left="720" w:right="0" w:firstLine="0"/>
        <w:rPr>
          <w:i w:val="0"/>
          <w:color w:val="000000"/>
        </w:rPr>
      </w:pPr>
      <w:r w:rsidRPr="00E35220">
        <w:rPr>
          <w:i w:val="0"/>
          <w:color w:val="000000"/>
        </w:rPr>
        <w:t>Not Applicable</w:t>
      </w:r>
    </w:p>
    <w:p w14:paraId="40C429B2" w14:textId="3C29C99B" w:rsidR="00E35220" w:rsidRPr="00E35220" w:rsidRDefault="00E35220" w:rsidP="00E35220">
      <w:pPr>
        <w:keepNext/>
        <w:keepLines/>
        <w:spacing w:after="293" w:line="256" w:lineRule="auto"/>
        <w:ind w:left="0" w:right="0" w:firstLine="0"/>
        <w:jc w:val="left"/>
        <w:outlineLvl w:val="1"/>
        <w:rPr>
          <w:rFonts w:ascii="Cambria" w:eastAsia="Cambria" w:hAnsi="Cambria" w:cs="Cambria"/>
          <w:b/>
          <w:i w:val="0"/>
          <w:color w:val="000000"/>
          <w:sz w:val="28"/>
          <w:szCs w:val="28"/>
        </w:rPr>
      </w:pPr>
      <w:r>
        <w:rPr>
          <w:rFonts w:ascii="Cambria" w:eastAsia="Cambria" w:hAnsi="Cambria" w:cs="Cambria"/>
          <w:b/>
          <w:i w:val="0"/>
          <w:color w:val="000000"/>
          <w:sz w:val="28"/>
          <w:szCs w:val="28"/>
        </w:rPr>
        <w:t xml:space="preserve">    </w:t>
      </w:r>
      <w:r w:rsidRPr="00E35220">
        <w:rPr>
          <w:rFonts w:ascii="Cambria" w:eastAsia="Cambria" w:hAnsi="Cambria" w:cs="Cambria"/>
          <w:b/>
          <w:i w:val="0"/>
          <w:color w:val="000000"/>
          <w:sz w:val="28"/>
          <w:szCs w:val="28"/>
        </w:rPr>
        <w:t>32</w:t>
      </w:r>
      <w:r w:rsidRPr="00E35220">
        <w:rPr>
          <w:rFonts w:ascii="Arial" w:eastAsia="Arial" w:hAnsi="Arial" w:cs="Arial"/>
          <w:b/>
          <w:i w:val="0"/>
          <w:color w:val="000000"/>
          <w:sz w:val="28"/>
          <w:szCs w:val="28"/>
        </w:rPr>
        <w:t xml:space="preserve"> </w:t>
      </w:r>
      <w:r w:rsidRPr="00E35220">
        <w:rPr>
          <w:rFonts w:ascii="Cambria" w:eastAsia="Cambria" w:hAnsi="Cambria" w:cs="Cambria"/>
          <w:b/>
          <w:i w:val="0"/>
          <w:color w:val="000000"/>
          <w:sz w:val="28"/>
          <w:szCs w:val="28"/>
        </w:rPr>
        <w:t>Risks</w:t>
      </w:r>
    </w:p>
    <w:p w14:paraId="408076D1" w14:textId="77777777" w:rsidR="00E35220" w:rsidRPr="00E35220" w:rsidRDefault="00E35220" w:rsidP="00E35220">
      <w:pPr>
        <w:spacing w:after="256" w:line="264" w:lineRule="auto"/>
        <w:ind w:left="720" w:right="0" w:firstLine="0"/>
        <w:rPr>
          <w:i w:val="0"/>
          <w:color w:val="000000"/>
        </w:rPr>
      </w:pPr>
      <w:r w:rsidRPr="00E35220">
        <w:rPr>
          <w:i w:val="0"/>
          <w:color w:val="000000"/>
        </w:rPr>
        <w:t>Potential Issues:</w:t>
      </w:r>
    </w:p>
    <w:p w14:paraId="1B5B1202" w14:textId="77777777" w:rsidR="00E35220" w:rsidRPr="00E35220" w:rsidRDefault="00E35220" w:rsidP="00E35220">
      <w:pPr>
        <w:numPr>
          <w:ilvl w:val="0"/>
          <w:numId w:val="49"/>
        </w:numPr>
        <w:spacing w:after="256" w:line="264" w:lineRule="auto"/>
        <w:ind w:right="0"/>
        <w:contextualSpacing/>
        <w:rPr>
          <w:i w:val="0"/>
          <w:color w:val="000000"/>
        </w:rPr>
      </w:pPr>
      <w:r w:rsidRPr="00E35220">
        <w:rPr>
          <w:i w:val="0"/>
          <w:color w:val="000000"/>
        </w:rPr>
        <w:lastRenderedPageBreak/>
        <w:t>Latency</w:t>
      </w:r>
    </w:p>
    <w:p w14:paraId="0FCEA7A7" w14:textId="77777777" w:rsidR="00E35220" w:rsidRPr="00E35220" w:rsidRDefault="00E35220" w:rsidP="00E35220">
      <w:pPr>
        <w:numPr>
          <w:ilvl w:val="1"/>
          <w:numId w:val="49"/>
        </w:numPr>
        <w:spacing w:after="256" w:line="264" w:lineRule="auto"/>
        <w:ind w:right="0"/>
        <w:contextualSpacing/>
        <w:rPr>
          <w:i w:val="0"/>
          <w:color w:val="000000"/>
        </w:rPr>
      </w:pPr>
      <w:r w:rsidRPr="00E35220">
        <w:rPr>
          <w:i w:val="0"/>
          <w:color w:val="000000"/>
        </w:rPr>
        <w:t xml:space="preserve">Probability: High </w:t>
      </w:r>
    </w:p>
    <w:p w14:paraId="06026BBE" w14:textId="77777777" w:rsidR="00E35220" w:rsidRPr="00E35220" w:rsidRDefault="00E35220" w:rsidP="00E35220">
      <w:pPr>
        <w:numPr>
          <w:ilvl w:val="0"/>
          <w:numId w:val="49"/>
        </w:numPr>
        <w:spacing w:after="256" w:line="264" w:lineRule="auto"/>
        <w:ind w:right="0"/>
        <w:contextualSpacing/>
        <w:rPr>
          <w:i w:val="0"/>
          <w:color w:val="000000"/>
        </w:rPr>
      </w:pPr>
      <w:r w:rsidRPr="00E35220">
        <w:rPr>
          <w:i w:val="0"/>
          <w:color w:val="000000"/>
        </w:rPr>
        <w:t xml:space="preserve">Performance </w:t>
      </w:r>
    </w:p>
    <w:p w14:paraId="25EC02BC" w14:textId="77777777" w:rsidR="00E35220" w:rsidRPr="00E35220" w:rsidRDefault="00E35220" w:rsidP="00E35220">
      <w:pPr>
        <w:numPr>
          <w:ilvl w:val="1"/>
          <w:numId w:val="49"/>
        </w:numPr>
        <w:spacing w:after="256" w:line="264" w:lineRule="auto"/>
        <w:ind w:right="0"/>
        <w:contextualSpacing/>
        <w:rPr>
          <w:i w:val="0"/>
          <w:color w:val="000000"/>
        </w:rPr>
      </w:pPr>
      <w:r w:rsidRPr="00E35220">
        <w:rPr>
          <w:i w:val="0"/>
          <w:color w:val="000000"/>
        </w:rPr>
        <w:t>Probability: High</w:t>
      </w:r>
    </w:p>
    <w:p w14:paraId="6A31AE4D" w14:textId="77777777" w:rsidR="00E35220" w:rsidRPr="00E35220" w:rsidRDefault="00E35220" w:rsidP="00E35220">
      <w:pPr>
        <w:numPr>
          <w:ilvl w:val="0"/>
          <w:numId w:val="49"/>
        </w:numPr>
        <w:spacing w:after="256" w:line="264" w:lineRule="auto"/>
        <w:ind w:right="0"/>
        <w:contextualSpacing/>
        <w:rPr>
          <w:i w:val="0"/>
          <w:color w:val="000000"/>
        </w:rPr>
      </w:pPr>
      <w:r w:rsidRPr="00E35220">
        <w:rPr>
          <w:i w:val="0"/>
          <w:color w:val="000000"/>
        </w:rPr>
        <w:t>Data Privacy</w:t>
      </w:r>
    </w:p>
    <w:p w14:paraId="0EF8AF2B" w14:textId="77777777" w:rsidR="00E35220" w:rsidRPr="00E35220" w:rsidRDefault="00E35220" w:rsidP="00E35220">
      <w:pPr>
        <w:numPr>
          <w:ilvl w:val="1"/>
          <w:numId w:val="49"/>
        </w:numPr>
        <w:spacing w:after="256" w:line="264" w:lineRule="auto"/>
        <w:ind w:right="0"/>
        <w:contextualSpacing/>
        <w:rPr>
          <w:i w:val="0"/>
          <w:color w:val="000000"/>
        </w:rPr>
      </w:pPr>
      <w:r w:rsidRPr="00E35220">
        <w:rPr>
          <w:i w:val="0"/>
          <w:color w:val="000000"/>
        </w:rPr>
        <w:t>Probability: Moderate</w:t>
      </w:r>
    </w:p>
    <w:p w14:paraId="7564CD60" w14:textId="77777777" w:rsidR="00E35220" w:rsidRPr="00E35220" w:rsidRDefault="00E35220" w:rsidP="00E35220">
      <w:pPr>
        <w:numPr>
          <w:ilvl w:val="0"/>
          <w:numId w:val="49"/>
        </w:numPr>
        <w:spacing w:after="256" w:line="264" w:lineRule="auto"/>
        <w:ind w:right="0"/>
        <w:contextualSpacing/>
        <w:rPr>
          <w:i w:val="0"/>
          <w:color w:val="000000"/>
        </w:rPr>
      </w:pPr>
      <w:r w:rsidRPr="00E35220">
        <w:rPr>
          <w:i w:val="0"/>
          <w:color w:val="000000"/>
        </w:rPr>
        <w:t>Maintainability and Supportability</w:t>
      </w:r>
    </w:p>
    <w:p w14:paraId="3727C407" w14:textId="77777777" w:rsidR="00E35220" w:rsidRPr="00E35220" w:rsidRDefault="00E35220" w:rsidP="00E35220">
      <w:pPr>
        <w:numPr>
          <w:ilvl w:val="1"/>
          <w:numId w:val="49"/>
        </w:numPr>
        <w:spacing w:after="256" w:line="264" w:lineRule="auto"/>
        <w:ind w:right="0"/>
        <w:contextualSpacing/>
        <w:rPr>
          <w:i w:val="0"/>
          <w:color w:val="000000"/>
        </w:rPr>
      </w:pPr>
      <w:r w:rsidRPr="00E35220">
        <w:rPr>
          <w:i w:val="0"/>
          <w:color w:val="000000"/>
        </w:rPr>
        <w:t>Probability: High</w:t>
      </w:r>
    </w:p>
    <w:p w14:paraId="0B98069B" w14:textId="77777777" w:rsidR="00E35220" w:rsidRPr="00E35220" w:rsidRDefault="00E35220" w:rsidP="00E35220">
      <w:pPr>
        <w:numPr>
          <w:ilvl w:val="0"/>
          <w:numId w:val="49"/>
        </w:numPr>
        <w:spacing w:after="256" w:line="264" w:lineRule="auto"/>
        <w:ind w:right="0"/>
        <w:contextualSpacing/>
        <w:rPr>
          <w:i w:val="0"/>
          <w:color w:val="000000"/>
        </w:rPr>
      </w:pPr>
      <w:r w:rsidRPr="00E35220">
        <w:rPr>
          <w:i w:val="0"/>
          <w:color w:val="000000"/>
        </w:rPr>
        <w:t>Environmental Limitations</w:t>
      </w:r>
    </w:p>
    <w:p w14:paraId="6242156A" w14:textId="77777777" w:rsidR="00E35220" w:rsidRPr="00E35220" w:rsidRDefault="00E35220" w:rsidP="00E35220">
      <w:pPr>
        <w:numPr>
          <w:ilvl w:val="1"/>
          <w:numId w:val="49"/>
        </w:numPr>
        <w:spacing w:after="256" w:line="264" w:lineRule="auto"/>
        <w:ind w:right="0"/>
        <w:contextualSpacing/>
        <w:rPr>
          <w:i w:val="0"/>
          <w:color w:val="000000"/>
        </w:rPr>
      </w:pPr>
      <w:r w:rsidRPr="00E35220">
        <w:rPr>
          <w:i w:val="0"/>
          <w:color w:val="000000"/>
        </w:rPr>
        <w:t>Probability: Low</w:t>
      </w:r>
    </w:p>
    <w:p w14:paraId="1C3C6AB0" w14:textId="77777777" w:rsidR="00E35220" w:rsidRPr="00E35220" w:rsidRDefault="00E35220" w:rsidP="00E35220">
      <w:pPr>
        <w:numPr>
          <w:ilvl w:val="0"/>
          <w:numId w:val="49"/>
        </w:numPr>
        <w:spacing w:after="256" w:line="264" w:lineRule="auto"/>
        <w:ind w:right="0"/>
        <w:contextualSpacing/>
        <w:rPr>
          <w:i w:val="0"/>
          <w:color w:val="000000"/>
        </w:rPr>
      </w:pPr>
      <w:r w:rsidRPr="00E35220">
        <w:rPr>
          <w:i w:val="0"/>
          <w:color w:val="000000"/>
        </w:rPr>
        <w:t>Plant Data Accuracy</w:t>
      </w:r>
    </w:p>
    <w:p w14:paraId="54D599FC" w14:textId="77777777" w:rsidR="00E35220" w:rsidRPr="00E35220" w:rsidRDefault="00E35220" w:rsidP="00E35220">
      <w:pPr>
        <w:numPr>
          <w:ilvl w:val="1"/>
          <w:numId w:val="49"/>
        </w:numPr>
        <w:spacing w:after="256" w:line="264" w:lineRule="auto"/>
        <w:ind w:right="0"/>
        <w:contextualSpacing/>
        <w:rPr>
          <w:i w:val="0"/>
          <w:color w:val="000000"/>
        </w:rPr>
      </w:pPr>
      <w:r w:rsidRPr="00E35220">
        <w:rPr>
          <w:i w:val="0"/>
          <w:color w:val="000000"/>
        </w:rPr>
        <w:t>Probability: Low</w:t>
      </w:r>
    </w:p>
    <w:p w14:paraId="21812D4B" w14:textId="77777777" w:rsidR="00E35220" w:rsidRPr="00E35220" w:rsidRDefault="00E35220" w:rsidP="00E35220">
      <w:pPr>
        <w:numPr>
          <w:ilvl w:val="0"/>
          <w:numId w:val="49"/>
        </w:numPr>
        <w:spacing w:after="256" w:line="264" w:lineRule="auto"/>
        <w:ind w:right="0"/>
        <w:contextualSpacing/>
        <w:rPr>
          <w:i w:val="0"/>
          <w:color w:val="000000"/>
        </w:rPr>
      </w:pPr>
      <w:r w:rsidRPr="00E35220">
        <w:rPr>
          <w:i w:val="0"/>
          <w:color w:val="000000"/>
        </w:rPr>
        <w:t xml:space="preserve">Server Scalability </w:t>
      </w:r>
    </w:p>
    <w:p w14:paraId="73B35A6E" w14:textId="77777777" w:rsidR="00E35220" w:rsidRPr="00E35220" w:rsidRDefault="00E35220" w:rsidP="00E35220">
      <w:pPr>
        <w:numPr>
          <w:ilvl w:val="1"/>
          <w:numId w:val="49"/>
        </w:numPr>
        <w:spacing w:after="256" w:line="264" w:lineRule="auto"/>
        <w:ind w:right="0"/>
        <w:contextualSpacing/>
        <w:rPr>
          <w:i w:val="0"/>
          <w:color w:val="000000"/>
        </w:rPr>
      </w:pPr>
      <w:r w:rsidRPr="00E35220">
        <w:rPr>
          <w:i w:val="0"/>
          <w:color w:val="000000"/>
        </w:rPr>
        <w:t>Probability: Moderate</w:t>
      </w:r>
    </w:p>
    <w:p w14:paraId="42A1130A" w14:textId="77777777" w:rsidR="00E35220" w:rsidRPr="00E35220" w:rsidRDefault="00E35220" w:rsidP="00E35220">
      <w:pPr>
        <w:numPr>
          <w:ilvl w:val="0"/>
          <w:numId w:val="49"/>
        </w:numPr>
        <w:spacing w:after="256" w:line="264" w:lineRule="auto"/>
        <w:ind w:right="0"/>
        <w:contextualSpacing/>
        <w:rPr>
          <w:i w:val="0"/>
          <w:color w:val="000000"/>
        </w:rPr>
      </w:pPr>
      <w:r w:rsidRPr="00E35220">
        <w:rPr>
          <w:i w:val="0"/>
          <w:color w:val="000000"/>
        </w:rPr>
        <w:t>Map Accuracy</w:t>
      </w:r>
    </w:p>
    <w:p w14:paraId="386441D2" w14:textId="77777777" w:rsidR="00E35220" w:rsidRPr="00E35220" w:rsidRDefault="00E35220" w:rsidP="00E35220">
      <w:pPr>
        <w:numPr>
          <w:ilvl w:val="1"/>
          <w:numId w:val="49"/>
        </w:numPr>
        <w:spacing w:after="256" w:line="264" w:lineRule="auto"/>
        <w:ind w:right="0"/>
        <w:contextualSpacing/>
        <w:rPr>
          <w:i w:val="0"/>
          <w:color w:val="000000"/>
        </w:rPr>
      </w:pPr>
      <w:r w:rsidRPr="00E35220">
        <w:rPr>
          <w:i w:val="0"/>
          <w:color w:val="000000"/>
        </w:rPr>
        <w:t>Probability: Low</w:t>
      </w:r>
    </w:p>
    <w:p w14:paraId="793DF14C" w14:textId="77777777" w:rsidR="00E35220" w:rsidRPr="00E35220" w:rsidRDefault="00E35220" w:rsidP="00E35220">
      <w:pPr>
        <w:numPr>
          <w:ilvl w:val="0"/>
          <w:numId w:val="49"/>
        </w:numPr>
        <w:spacing w:after="256" w:line="264" w:lineRule="auto"/>
        <w:ind w:right="0"/>
        <w:contextualSpacing/>
        <w:rPr>
          <w:i w:val="0"/>
          <w:color w:val="000000"/>
        </w:rPr>
      </w:pPr>
      <w:r w:rsidRPr="00E35220">
        <w:rPr>
          <w:i w:val="0"/>
          <w:color w:val="000000"/>
        </w:rPr>
        <w:t>Operating System Compatibility</w:t>
      </w:r>
    </w:p>
    <w:p w14:paraId="585EF2E9" w14:textId="77777777" w:rsidR="00E35220" w:rsidRPr="00E35220" w:rsidRDefault="00E35220" w:rsidP="00E35220">
      <w:pPr>
        <w:numPr>
          <w:ilvl w:val="1"/>
          <w:numId w:val="49"/>
        </w:numPr>
        <w:spacing w:after="256" w:line="264" w:lineRule="auto"/>
        <w:ind w:right="0"/>
        <w:contextualSpacing/>
        <w:rPr>
          <w:i w:val="0"/>
          <w:color w:val="000000"/>
        </w:rPr>
      </w:pPr>
      <w:r w:rsidRPr="00E35220">
        <w:rPr>
          <w:i w:val="0"/>
          <w:color w:val="000000"/>
        </w:rPr>
        <w:t>Probability: Moderate</w:t>
      </w:r>
    </w:p>
    <w:p w14:paraId="5DE5CCA8" w14:textId="77777777" w:rsidR="00E35220" w:rsidRPr="00E35220" w:rsidRDefault="00E35220" w:rsidP="00E35220"/>
    <w:p w14:paraId="1FE545A5" w14:textId="39AD9100" w:rsidR="004750F8" w:rsidRPr="004750F8" w:rsidRDefault="004750F8" w:rsidP="004750F8">
      <w:pPr>
        <w:pStyle w:val="Heading2"/>
        <w:ind w:left="0" w:firstLine="0"/>
        <w:rPr>
          <w:rFonts w:ascii="Times New Roman" w:hAnsi="Times New Roman" w:cs="Times New Roman"/>
          <w:szCs w:val="28"/>
        </w:rPr>
      </w:pPr>
      <w:r>
        <w:rPr>
          <w:rFonts w:ascii="Times New Roman" w:hAnsi="Times New Roman" w:cs="Times New Roman"/>
          <w:szCs w:val="28"/>
        </w:rPr>
        <w:t xml:space="preserve">    </w:t>
      </w:r>
      <w:r w:rsidRPr="004750F8">
        <w:rPr>
          <w:rFonts w:ascii="Times New Roman" w:hAnsi="Times New Roman" w:cs="Times New Roman"/>
          <w:szCs w:val="28"/>
        </w:rPr>
        <w:t>33</w:t>
      </w:r>
      <w:r w:rsidRPr="004750F8">
        <w:rPr>
          <w:rFonts w:ascii="Times New Roman" w:eastAsia="Arial" w:hAnsi="Times New Roman" w:cs="Times New Roman"/>
          <w:szCs w:val="28"/>
        </w:rPr>
        <w:t xml:space="preserve"> </w:t>
      </w:r>
      <w:r w:rsidRPr="004750F8">
        <w:rPr>
          <w:rFonts w:ascii="Times New Roman" w:hAnsi="Times New Roman" w:cs="Times New Roman"/>
          <w:szCs w:val="28"/>
        </w:rPr>
        <w:t>Costs</w:t>
      </w:r>
      <w:bookmarkEnd w:id="23"/>
      <w:r w:rsidRPr="004750F8">
        <w:rPr>
          <w:rFonts w:ascii="Times New Roman" w:hAnsi="Times New Roman" w:cs="Times New Roman"/>
          <w:szCs w:val="28"/>
        </w:rPr>
        <w:t xml:space="preserve">  </w:t>
      </w:r>
    </w:p>
    <w:p w14:paraId="174B3348" w14:textId="77777777" w:rsidR="004750F8" w:rsidRPr="004750F8" w:rsidRDefault="004750F8" w:rsidP="004750F8">
      <w:pPr>
        <w:spacing w:after="209"/>
        <w:ind w:left="744" w:right="3"/>
        <w:rPr>
          <w:i w:val="0"/>
          <w:iCs/>
          <w:color w:val="auto"/>
        </w:rPr>
      </w:pPr>
      <w:r w:rsidRPr="004750F8">
        <w:rPr>
          <w:i w:val="0"/>
          <w:iCs/>
          <w:color w:val="auto"/>
        </w:rPr>
        <w:t xml:space="preserve">The budget for Conservatory Catch shall be around $200,000. This number is based on the budget for similar mobile apps, accounting for scaled down operations. This shall cover the complete development of the game. </w:t>
      </w:r>
    </w:p>
    <w:p w14:paraId="3AFB14F8" w14:textId="77777777" w:rsidR="004750F8" w:rsidRPr="004750F8" w:rsidRDefault="004750F8" w:rsidP="004750F8">
      <w:pPr>
        <w:spacing w:after="210"/>
        <w:ind w:left="744"/>
        <w:rPr>
          <w:i w:val="0"/>
          <w:iCs/>
          <w:color w:val="auto"/>
        </w:rPr>
      </w:pPr>
      <w:r w:rsidRPr="004750F8">
        <w:rPr>
          <w:i w:val="0"/>
          <w:iCs/>
          <w:color w:val="auto"/>
        </w:rPr>
        <w:t xml:space="preserve">In order to ensure a stable release, the game shall have a release window of 2 years, with a maximum of 3 years. This should be enough time to handle preliminary tasks such as creating the database and mapping the conservatory, as well as development of the game. </w:t>
      </w:r>
    </w:p>
    <w:p w14:paraId="4D603054" w14:textId="02CC5C0A" w:rsidR="004750F8" w:rsidRPr="004750F8" w:rsidRDefault="004750F8" w:rsidP="004750F8">
      <w:pPr>
        <w:spacing w:after="217"/>
        <w:ind w:left="744"/>
        <w:rPr>
          <w:i w:val="0"/>
          <w:iCs/>
          <w:color w:val="auto"/>
        </w:rPr>
      </w:pPr>
      <w:r w:rsidRPr="004750F8">
        <w:rPr>
          <w:i w:val="0"/>
          <w:iCs/>
          <w:color w:val="auto"/>
        </w:rPr>
        <w:t xml:space="preserve">The number of people needed to create this project falls between 10 to 15. Developers will be needed to create the game, as well as UI/UX designers, testers, management, and sound. Anywhere in the 10 to 15 range shall provide enough support for smooth development. </w:t>
      </w:r>
    </w:p>
    <w:p w14:paraId="7E2AF63B" w14:textId="124D71D4" w:rsidR="004750F8" w:rsidRPr="004750F8" w:rsidRDefault="004750F8" w:rsidP="004750F8">
      <w:pPr>
        <w:pStyle w:val="Heading2"/>
        <w:ind w:left="0" w:firstLine="0"/>
        <w:rPr>
          <w:rFonts w:ascii="Times New Roman" w:hAnsi="Times New Roman" w:cs="Times New Roman"/>
        </w:rPr>
      </w:pPr>
      <w:bookmarkStart w:id="24" w:name="_Toc152430323"/>
      <w:r>
        <w:rPr>
          <w:rFonts w:ascii="Times New Roman" w:hAnsi="Times New Roman" w:cs="Times New Roman"/>
        </w:rPr>
        <w:t xml:space="preserve">    </w:t>
      </w:r>
      <w:r w:rsidRPr="004750F8">
        <w:rPr>
          <w:rFonts w:ascii="Times New Roman" w:hAnsi="Times New Roman" w:cs="Times New Roman"/>
        </w:rPr>
        <w:t>34</w:t>
      </w:r>
      <w:r w:rsidRPr="004750F8">
        <w:rPr>
          <w:rFonts w:ascii="Times New Roman" w:eastAsia="Arial" w:hAnsi="Times New Roman" w:cs="Times New Roman"/>
        </w:rPr>
        <w:t xml:space="preserve"> </w:t>
      </w:r>
      <w:r w:rsidRPr="004750F8">
        <w:rPr>
          <w:rFonts w:ascii="Times New Roman" w:hAnsi="Times New Roman" w:cs="Times New Roman"/>
        </w:rPr>
        <w:t>Waiting Room</w:t>
      </w:r>
      <w:bookmarkEnd w:id="24"/>
      <w:r w:rsidRPr="004750F8">
        <w:rPr>
          <w:rFonts w:ascii="Times New Roman" w:hAnsi="Times New Roman" w:cs="Times New Roman"/>
        </w:rPr>
        <w:t xml:space="preserve">  </w:t>
      </w:r>
    </w:p>
    <w:p w14:paraId="51352EF7" w14:textId="77777777" w:rsidR="004750F8" w:rsidRPr="004750F8" w:rsidRDefault="004750F8" w:rsidP="004750F8">
      <w:pPr>
        <w:ind w:left="744" w:right="3"/>
        <w:rPr>
          <w:i w:val="0"/>
          <w:iCs/>
          <w:color w:val="auto"/>
        </w:rPr>
        <w:sectPr w:rsidR="004750F8" w:rsidRPr="004750F8">
          <w:headerReference w:type="even" r:id="rId22"/>
          <w:headerReference w:type="default" r:id="rId23"/>
          <w:footerReference w:type="even" r:id="rId24"/>
          <w:footerReference w:type="default" r:id="rId25"/>
          <w:headerReference w:type="first" r:id="rId26"/>
          <w:footerReference w:type="first" r:id="rId27"/>
          <w:pgSz w:w="12240" w:h="15840"/>
          <w:pgMar w:top="1500" w:right="1429" w:bottom="1941" w:left="1786" w:header="720" w:footer="740" w:gutter="0"/>
          <w:cols w:space="720"/>
          <w:titlePg/>
        </w:sectPr>
      </w:pPr>
      <w:r w:rsidRPr="004750F8">
        <w:rPr>
          <w:i w:val="0"/>
          <w:iCs/>
          <w:color w:val="auto"/>
        </w:rPr>
        <w:t xml:space="preserve">The waiting room for this project includes many additional features, perhaps fit for a 2.0 update. In order of important, these items include adding in-game weather effects for real life weather, a leaderboard, in-game themes, additional languages, and additional profile customizations.  </w:t>
      </w:r>
    </w:p>
    <w:p w14:paraId="0057AB8D" w14:textId="77777777" w:rsidR="004750F8" w:rsidRPr="004750F8" w:rsidRDefault="004750F8" w:rsidP="004750F8">
      <w:pPr>
        <w:pStyle w:val="Heading1"/>
        <w:spacing w:after="241"/>
        <w:ind w:firstLine="710"/>
        <w:jc w:val="both"/>
        <w:rPr>
          <w:sz w:val="28"/>
          <w:szCs w:val="28"/>
        </w:rPr>
      </w:pPr>
      <w:bookmarkStart w:id="25" w:name="_Toc152430324"/>
      <w:r w:rsidRPr="004750F8">
        <w:rPr>
          <w:sz w:val="28"/>
          <w:szCs w:val="28"/>
        </w:rPr>
        <w:lastRenderedPageBreak/>
        <w:t>35</w:t>
      </w:r>
      <w:r w:rsidRPr="004750F8">
        <w:rPr>
          <w:rFonts w:ascii="Arial" w:eastAsia="Arial" w:hAnsi="Arial" w:cs="Arial"/>
          <w:sz w:val="28"/>
          <w:szCs w:val="28"/>
        </w:rPr>
        <w:t xml:space="preserve"> </w:t>
      </w:r>
      <w:r w:rsidRPr="004750F8">
        <w:rPr>
          <w:sz w:val="28"/>
          <w:szCs w:val="28"/>
        </w:rPr>
        <w:t>Ideas for Solutions</w:t>
      </w:r>
      <w:bookmarkEnd w:id="25"/>
      <w:r w:rsidRPr="004750F8">
        <w:rPr>
          <w:sz w:val="28"/>
          <w:szCs w:val="28"/>
        </w:rPr>
        <w:t xml:space="preserve">  </w:t>
      </w:r>
    </w:p>
    <w:p w14:paraId="3E5CF054" w14:textId="77777777" w:rsidR="004750F8" w:rsidRPr="004750F8" w:rsidRDefault="004750F8" w:rsidP="004750F8">
      <w:pPr>
        <w:spacing w:after="218"/>
        <w:ind w:left="1104"/>
        <w:rPr>
          <w:i w:val="0"/>
          <w:iCs/>
          <w:color w:val="auto"/>
        </w:rPr>
      </w:pPr>
      <w:r w:rsidRPr="004750F8">
        <w:rPr>
          <w:i w:val="0"/>
          <w:iCs/>
          <w:color w:val="auto"/>
        </w:rPr>
        <w:t xml:space="preserve">Group 9 suggests the usage of Unity to develop the application. Unity is a popular game engine with vast amounts of documentation and support. It also features built-in assets which may assist the team with prototyping and scripting. It is also suggested that some sort of prototyping software be used to prototype the application. Group 9 suggests InVision, which is a popular prototyping software used by different game studios. </w:t>
      </w:r>
    </w:p>
    <w:p w14:paraId="0E7C9186" w14:textId="77777777" w:rsidR="004750F8" w:rsidRPr="004750F8" w:rsidRDefault="004750F8" w:rsidP="004750F8">
      <w:pPr>
        <w:pStyle w:val="Heading1"/>
        <w:spacing w:after="241"/>
        <w:ind w:left="0" w:firstLine="720"/>
        <w:jc w:val="both"/>
        <w:rPr>
          <w:sz w:val="28"/>
          <w:szCs w:val="28"/>
        </w:rPr>
      </w:pPr>
      <w:bookmarkStart w:id="26" w:name="_Toc152430325"/>
      <w:r w:rsidRPr="004750F8">
        <w:rPr>
          <w:sz w:val="28"/>
          <w:szCs w:val="28"/>
        </w:rPr>
        <w:t>36</w:t>
      </w:r>
      <w:r w:rsidRPr="004750F8">
        <w:rPr>
          <w:rFonts w:ascii="Arial" w:eastAsia="Arial" w:hAnsi="Arial" w:cs="Arial"/>
          <w:sz w:val="28"/>
          <w:szCs w:val="28"/>
        </w:rPr>
        <w:t xml:space="preserve"> </w:t>
      </w:r>
      <w:r w:rsidRPr="004750F8">
        <w:rPr>
          <w:sz w:val="28"/>
          <w:szCs w:val="28"/>
        </w:rPr>
        <w:t>Project Retrospective</w:t>
      </w:r>
      <w:bookmarkEnd w:id="26"/>
      <w:r w:rsidRPr="004750F8">
        <w:rPr>
          <w:sz w:val="28"/>
          <w:szCs w:val="28"/>
        </w:rPr>
        <w:t xml:space="preserve">   </w:t>
      </w:r>
    </w:p>
    <w:p w14:paraId="5BE77CB9" w14:textId="77777777" w:rsidR="004750F8" w:rsidRPr="004750F8" w:rsidRDefault="004750F8" w:rsidP="004750F8">
      <w:pPr>
        <w:spacing w:after="527"/>
        <w:ind w:left="1104"/>
        <w:rPr>
          <w:i w:val="0"/>
          <w:iCs/>
          <w:color w:val="auto"/>
        </w:rPr>
      </w:pPr>
      <w:r w:rsidRPr="004750F8">
        <w:rPr>
          <w:i w:val="0"/>
          <w:iCs/>
          <w:color w:val="auto"/>
        </w:rPr>
        <w:t xml:space="preserve">Many things went well for the group when designing this project. Communication was done mainly through weekly meetings and Discord. Weekly meetings provided a great opportunity to share ideas for the project, as well as divide work for the report. Discord was useful for checking in on each other, and for reminders on what needed to be done or when meetings were being held.  </w:t>
      </w:r>
    </w:p>
    <w:p w14:paraId="5AA8A424" w14:textId="77777777" w:rsidR="004750F8" w:rsidRPr="004750F8" w:rsidRDefault="004750F8" w:rsidP="004750F8">
      <w:pPr>
        <w:spacing w:after="530"/>
        <w:ind w:left="1104" w:right="1"/>
        <w:rPr>
          <w:i w:val="0"/>
          <w:iCs/>
          <w:color w:val="auto"/>
        </w:rPr>
      </w:pPr>
      <w:r w:rsidRPr="004750F8">
        <w:rPr>
          <w:i w:val="0"/>
          <w:iCs/>
          <w:color w:val="auto"/>
        </w:rPr>
        <w:t xml:space="preserve">Something that did not work well was time management. There were a few times where sections for the report were not written up until hours before the deadline. This is something we struggled with as a group, though deadlines were still met. We tried to alleviate this by reminding each other on Discord, though this proved to not be as effective as we had hoped. Dividing the work also proved to be a difficulty early on. Some members of the group needed to take on more work to pick up after others. Luckily, this was only the case for the first release. </w:t>
      </w:r>
    </w:p>
    <w:p w14:paraId="12ADD83D" w14:textId="77777777" w:rsidR="004750F8" w:rsidRDefault="004750F8" w:rsidP="004750F8">
      <w:pPr>
        <w:spacing w:after="547"/>
        <w:ind w:left="1104"/>
      </w:pPr>
      <w:r w:rsidRPr="004750F8">
        <w:rPr>
          <w:i w:val="0"/>
          <w:iCs/>
          <w:color w:val="auto"/>
        </w:rPr>
        <w:t>As a whole, the project went mostly smoothly for the group. All deadlines were met and the report has enough detail to be executed.</w:t>
      </w:r>
      <w:r w:rsidRPr="004750F8">
        <w:rPr>
          <w:color w:val="auto"/>
        </w:rPr>
        <w:t xml:space="preserve"> </w:t>
      </w:r>
    </w:p>
    <w:p w14:paraId="324D69DD" w14:textId="77777777" w:rsidR="004750F8" w:rsidRDefault="004750F8" w:rsidP="004750F8">
      <w:pPr>
        <w:pStyle w:val="Heading2"/>
        <w:spacing w:after="183"/>
        <w:ind w:left="10"/>
      </w:pPr>
      <w:bookmarkStart w:id="27" w:name="_Toc152430326"/>
      <w:r>
        <w:rPr>
          <w:sz w:val="26"/>
        </w:rPr>
        <w:t>V</w:t>
      </w:r>
      <w:r>
        <w:rPr>
          <w:rFonts w:ascii="Arial" w:eastAsia="Arial" w:hAnsi="Arial" w:cs="Arial"/>
          <w:sz w:val="26"/>
        </w:rPr>
        <w:t xml:space="preserve"> </w:t>
      </w:r>
      <w:r>
        <w:rPr>
          <w:sz w:val="26"/>
        </w:rPr>
        <w:t>Glossary</w:t>
      </w:r>
      <w:bookmarkEnd w:id="27"/>
      <w:r>
        <w:rPr>
          <w:sz w:val="26"/>
        </w:rPr>
        <w:t xml:space="preserve">  </w:t>
      </w:r>
    </w:p>
    <w:p w14:paraId="5EE3049F" w14:textId="77777777" w:rsidR="004750F8" w:rsidRPr="004750F8" w:rsidRDefault="004750F8" w:rsidP="004750F8">
      <w:pPr>
        <w:spacing w:after="0" w:line="487" w:lineRule="auto"/>
        <w:ind w:left="720" w:right="805" w:firstLine="0"/>
        <w:jc w:val="left"/>
        <w:rPr>
          <w:i w:val="0"/>
          <w:iCs/>
          <w:color w:val="auto"/>
        </w:rPr>
      </w:pPr>
      <w:r w:rsidRPr="004750F8">
        <w:rPr>
          <w:b/>
          <w:i w:val="0"/>
          <w:iCs/>
          <w:color w:val="auto"/>
        </w:rPr>
        <w:t>Overworld</w:t>
      </w:r>
      <w:r w:rsidRPr="004750F8">
        <w:rPr>
          <w:i w:val="0"/>
          <w:iCs/>
          <w:color w:val="auto"/>
        </w:rPr>
        <w:t>: This will be the digital representation of the users physical location in the real world. Here the user will be able to interact with other elements of the game.</w:t>
      </w:r>
    </w:p>
    <w:p w14:paraId="46353096" w14:textId="77777777" w:rsidR="004750F8" w:rsidRPr="004750F8" w:rsidRDefault="004750F8" w:rsidP="004750F8">
      <w:pPr>
        <w:spacing w:after="0" w:line="487" w:lineRule="auto"/>
        <w:ind w:left="720" w:right="805" w:firstLine="0"/>
        <w:jc w:val="left"/>
        <w:rPr>
          <w:i w:val="0"/>
          <w:iCs/>
          <w:color w:val="auto"/>
        </w:rPr>
      </w:pPr>
      <w:r w:rsidRPr="004750F8">
        <w:rPr>
          <w:b/>
          <w:i w:val="0"/>
          <w:iCs/>
          <w:color w:val="auto"/>
        </w:rPr>
        <w:t>Events</w:t>
      </w:r>
      <w:r w:rsidRPr="004750F8">
        <w:rPr>
          <w:i w:val="0"/>
          <w:iCs/>
          <w:color w:val="auto"/>
        </w:rPr>
        <w:t xml:space="preserve">: randomly appearing events will populate the overworld, allowing users to initiate different minigames </w:t>
      </w:r>
    </w:p>
    <w:p w14:paraId="0195C8C2" w14:textId="77777777" w:rsidR="004750F8" w:rsidRPr="004750F8" w:rsidRDefault="004750F8" w:rsidP="004750F8">
      <w:pPr>
        <w:spacing w:after="155" w:line="487" w:lineRule="auto"/>
        <w:ind w:left="720" w:right="236" w:firstLine="0"/>
        <w:jc w:val="left"/>
        <w:rPr>
          <w:i w:val="0"/>
          <w:iCs/>
          <w:color w:val="auto"/>
        </w:rPr>
      </w:pPr>
      <w:r w:rsidRPr="004750F8">
        <w:rPr>
          <w:b/>
          <w:i w:val="0"/>
          <w:iCs/>
          <w:color w:val="auto"/>
        </w:rPr>
        <w:lastRenderedPageBreak/>
        <w:t>Minigames</w:t>
      </w:r>
      <w:r w:rsidRPr="004750F8">
        <w:rPr>
          <w:i w:val="0"/>
          <w:iCs/>
          <w:color w:val="auto"/>
        </w:rPr>
        <w:t xml:space="preserve">: randomly generated sets of games, ranging from encounters to trivia </w:t>
      </w:r>
      <w:r w:rsidRPr="004750F8">
        <w:rPr>
          <w:b/>
          <w:i w:val="0"/>
          <w:iCs/>
          <w:color w:val="auto"/>
        </w:rPr>
        <w:t>Encounters</w:t>
      </w:r>
      <w:r w:rsidRPr="004750F8">
        <w:rPr>
          <w:i w:val="0"/>
          <w:iCs/>
          <w:color w:val="auto"/>
        </w:rPr>
        <w:t xml:space="preserve">: two types of encounters will be used within minigames, one being a battle encounter, the other being a capture encounter. </w:t>
      </w:r>
    </w:p>
    <w:p w14:paraId="6A435AEB" w14:textId="77777777" w:rsidR="004750F8" w:rsidRPr="004750F8" w:rsidRDefault="004750F8" w:rsidP="004750F8">
      <w:pPr>
        <w:spacing w:after="3" w:line="486" w:lineRule="auto"/>
        <w:ind w:left="720" w:right="631" w:firstLine="0"/>
        <w:rPr>
          <w:i w:val="0"/>
          <w:iCs/>
          <w:color w:val="auto"/>
        </w:rPr>
      </w:pPr>
      <w:r w:rsidRPr="004750F8">
        <w:rPr>
          <w:b/>
          <w:i w:val="0"/>
          <w:iCs/>
          <w:color w:val="auto"/>
        </w:rPr>
        <w:t>Species</w:t>
      </w:r>
      <w:r w:rsidRPr="004750F8">
        <w:rPr>
          <w:i w:val="0"/>
          <w:iCs/>
          <w:color w:val="auto"/>
        </w:rPr>
        <w:t xml:space="preserve">: species will be the primary focus of all trivia and encounters. These will be exotic plant species that users can see/learn about at the conservatory. </w:t>
      </w:r>
    </w:p>
    <w:p w14:paraId="3503DC2A" w14:textId="77777777" w:rsidR="004750F8" w:rsidRPr="004750F8" w:rsidRDefault="004750F8" w:rsidP="004750F8">
      <w:pPr>
        <w:spacing w:after="0" w:line="486" w:lineRule="auto"/>
        <w:ind w:left="720" w:right="900" w:firstLine="0"/>
        <w:rPr>
          <w:i w:val="0"/>
          <w:iCs/>
          <w:color w:val="auto"/>
        </w:rPr>
      </w:pPr>
      <w:r w:rsidRPr="004750F8">
        <w:rPr>
          <w:b/>
          <w:i w:val="0"/>
          <w:iCs/>
          <w:color w:val="auto"/>
        </w:rPr>
        <w:t>Trivia</w:t>
      </w:r>
      <w:r w:rsidRPr="004750F8">
        <w:rPr>
          <w:i w:val="0"/>
          <w:iCs/>
          <w:color w:val="auto"/>
        </w:rPr>
        <w:t xml:space="preserve">: not just any trivia will be displayed in minigames. This trivia must pertain to the exotic species the player encounters in the overworld events. </w:t>
      </w:r>
    </w:p>
    <w:p w14:paraId="702200AF" w14:textId="77777777" w:rsidR="004750F8" w:rsidRPr="004750F8" w:rsidRDefault="004750F8" w:rsidP="004750F8">
      <w:pPr>
        <w:ind w:left="720"/>
        <w:rPr>
          <w:i w:val="0"/>
          <w:iCs/>
          <w:color w:val="auto"/>
        </w:rPr>
      </w:pPr>
      <w:r w:rsidRPr="004750F8">
        <w:rPr>
          <w:b/>
          <w:i w:val="0"/>
          <w:iCs/>
          <w:color w:val="auto"/>
        </w:rPr>
        <w:t>GPCA</w:t>
      </w:r>
      <w:r w:rsidRPr="004750F8">
        <w:rPr>
          <w:i w:val="0"/>
          <w:iCs/>
          <w:color w:val="auto"/>
        </w:rPr>
        <w:t xml:space="preserve">: Garfield Park Conservatory Alliance, group behind the programming at the Garfield Park Conservatory. </w:t>
      </w:r>
    </w:p>
    <w:p w14:paraId="63813A13" w14:textId="77777777" w:rsidR="004750F8" w:rsidRPr="004750F8" w:rsidRDefault="004750F8" w:rsidP="004750F8">
      <w:pPr>
        <w:ind w:left="69" w:right="1520" w:firstLine="641"/>
        <w:rPr>
          <w:i w:val="0"/>
          <w:iCs/>
          <w:color w:val="auto"/>
        </w:rPr>
      </w:pPr>
      <w:r w:rsidRPr="004750F8">
        <w:rPr>
          <w:b/>
          <w:i w:val="0"/>
          <w:iCs/>
          <w:color w:val="auto"/>
        </w:rPr>
        <w:t>Collection</w:t>
      </w:r>
      <w:r w:rsidRPr="004750F8">
        <w:rPr>
          <w:i w:val="0"/>
          <w:iCs/>
          <w:color w:val="auto"/>
        </w:rPr>
        <w:t xml:space="preserve">: A list of all collected plant species. </w:t>
      </w:r>
    </w:p>
    <w:p w14:paraId="6F9DD885" w14:textId="77777777" w:rsidR="004750F8" w:rsidRPr="004750F8" w:rsidRDefault="004750F8" w:rsidP="004750F8">
      <w:pPr>
        <w:spacing w:after="210"/>
        <w:ind w:left="69" w:right="1520" w:firstLine="641"/>
        <w:rPr>
          <w:i w:val="0"/>
          <w:iCs/>
          <w:color w:val="auto"/>
        </w:rPr>
      </w:pPr>
      <w:r w:rsidRPr="004750F8">
        <w:rPr>
          <w:b/>
          <w:i w:val="0"/>
          <w:iCs/>
          <w:color w:val="auto"/>
        </w:rPr>
        <w:t>Party</w:t>
      </w:r>
      <w:r w:rsidRPr="004750F8">
        <w:rPr>
          <w:i w:val="0"/>
          <w:iCs/>
          <w:color w:val="auto"/>
        </w:rPr>
        <w:t xml:space="preserve">: Group of players playing together in a session.  </w:t>
      </w:r>
    </w:p>
    <w:p w14:paraId="15885C8E" w14:textId="77777777" w:rsidR="004750F8" w:rsidRDefault="004750F8" w:rsidP="004750F8">
      <w:pPr>
        <w:pStyle w:val="Heading2"/>
        <w:spacing w:after="185"/>
        <w:ind w:left="10"/>
      </w:pPr>
      <w:bookmarkStart w:id="28" w:name="_Toc152430327"/>
      <w:r>
        <w:rPr>
          <w:sz w:val="26"/>
        </w:rPr>
        <w:t>VI</w:t>
      </w:r>
      <w:r>
        <w:rPr>
          <w:rFonts w:ascii="Arial" w:eastAsia="Arial" w:hAnsi="Arial" w:cs="Arial"/>
          <w:sz w:val="26"/>
        </w:rPr>
        <w:t xml:space="preserve"> </w:t>
      </w:r>
      <w:r>
        <w:rPr>
          <w:sz w:val="26"/>
        </w:rPr>
        <w:t>References / Bibliography</w:t>
      </w:r>
      <w:bookmarkEnd w:id="28"/>
      <w:r>
        <w:rPr>
          <w:sz w:val="26"/>
        </w:rPr>
        <w:t xml:space="preserve">  </w:t>
      </w:r>
    </w:p>
    <w:p w14:paraId="2B537F57" w14:textId="77777777" w:rsidR="004750F8" w:rsidRPr="004750F8" w:rsidRDefault="004750F8" w:rsidP="004750F8">
      <w:pPr>
        <w:numPr>
          <w:ilvl w:val="0"/>
          <w:numId w:val="48"/>
        </w:numPr>
        <w:spacing w:after="318" w:line="265" w:lineRule="auto"/>
        <w:ind w:left="399" w:right="765" w:hanging="341"/>
        <w:rPr>
          <w:i w:val="0"/>
          <w:iCs/>
          <w:color w:val="auto"/>
        </w:rPr>
      </w:pPr>
      <w:r w:rsidRPr="004750F8">
        <w:rPr>
          <w:i w:val="0"/>
          <w:iCs/>
          <w:color w:val="auto"/>
        </w:rPr>
        <w:t xml:space="preserve">Robertson and Robertson, Mastering the Requirements Process.   </w:t>
      </w:r>
    </w:p>
    <w:p w14:paraId="3D48F895" w14:textId="77777777" w:rsidR="004750F8" w:rsidRPr="004750F8" w:rsidRDefault="004750F8" w:rsidP="004750F8">
      <w:pPr>
        <w:numPr>
          <w:ilvl w:val="0"/>
          <w:numId w:val="48"/>
        </w:numPr>
        <w:spacing w:after="316" w:line="265" w:lineRule="auto"/>
        <w:ind w:left="399" w:right="765" w:hanging="341"/>
        <w:rPr>
          <w:i w:val="0"/>
          <w:iCs/>
          <w:color w:val="auto"/>
        </w:rPr>
      </w:pPr>
      <w:r w:rsidRPr="004750F8">
        <w:rPr>
          <w:i w:val="0"/>
          <w:iCs/>
          <w:color w:val="auto"/>
        </w:rPr>
        <w:t xml:space="preserve">A. Silberschatz, P. B. Galvin and G. Gagne, Operating System Concepts, Ninth ed., Wiley, 2013.   </w:t>
      </w:r>
    </w:p>
    <w:p w14:paraId="33754D03" w14:textId="77777777" w:rsidR="004750F8" w:rsidRPr="004750F8" w:rsidRDefault="004750F8" w:rsidP="004750F8">
      <w:pPr>
        <w:numPr>
          <w:ilvl w:val="0"/>
          <w:numId w:val="48"/>
        </w:numPr>
        <w:spacing w:after="319" w:line="265" w:lineRule="auto"/>
        <w:ind w:left="399" w:right="765" w:hanging="341"/>
        <w:rPr>
          <w:i w:val="0"/>
          <w:iCs/>
          <w:color w:val="auto"/>
        </w:rPr>
      </w:pPr>
      <w:r w:rsidRPr="004750F8">
        <w:rPr>
          <w:i w:val="0"/>
          <w:iCs/>
          <w:color w:val="auto"/>
        </w:rPr>
        <w:t xml:space="preserve">J. Bell, "Underwater Archaeological Survey Report Template: A Sample Document for Generating Consistent Professional Reports," Underwater Archaeological Society of Chicago, Chicago, 2012.  </w:t>
      </w:r>
    </w:p>
    <w:p w14:paraId="3618409C" w14:textId="44858D96" w:rsidR="004750F8" w:rsidRDefault="004750F8" w:rsidP="004750F8">
      <w:pPr>
        <w:numPr>
          <w:ilvl w:val="0"/>
          <w:numId w:val="48"/>
        </w:numPr>
        <w:spacing w:after="575" w:line="265" w:lineRule="auto"/>
        <w:ind w:left="399" w:right="765" w:hanging="341"/>
        <w:rPr>
          <w:i w:val="0"/>
          <w:iCs/>
          <w:color w:val="auto"/>
        </w:rPr>
      </w:pPr>
      <w:r w:rsidRPr="004750F8">
        <w:rPr>
          <w:i w:val="0"/>
          <w:iCs/>
          <w:color w:val="auto"/>
        </w:rPr>
        <w:t>M. Fowler, UML Distilled, Third Edition, Boston: Pearson Education, 2004.</w:t>
      </w:r>
    </w:p>
    <w:p w14:paraId="7960C5E5" w14:textId="1762909F" w:rsidR="00944A3F" w:rsidRDefault="00944A3F" w:rsidP="00944A3F">
      <w:pPr>
        <w:numPr>
          <w:ilvl w:val="0"/>
          <w:numId w:val="48"/>
        </w:numPr>
        <w:spacing w:after="575" w:line="265" w:lineRule="auto"/>
        <w:ind w:left="399" w:right="765" w:hanging="341"/>
        <w:rPr>
          <w:i w:val="0"/>
          <w:iCs/>
          <w:color w:val="auto"/>
        </w:rPr>
      </w:pPr>
      <w:r>
        <w:rPr>
          <w:color w:val="auto"/>
        </w:rPr>
        <w:t>Google Maps Platform FAQ | Google for Developers</w:t>
      </w:r>
      <w:r>
        <w:rPr>
          <w:i w:val="0"/>
          <w:iCs/>
          <w:color w:val="auto"/>
        </w:rPr>
        <w:t>, Google, developers.google.com/maps/faq. Accessed 2 Dec. 2023.</w:t>
      </w:r>
    </w:p>
    <w:p w14:paraId="2884B4A4" w14:textId="44BA9A4B" w:rsidR="00944A3F" w:rsidRPr="00175F51" w:rsidRDefault="00944A3F" w:rsidP="00175F51">
      <w:pPr>
        <w:numPr>
          <w:ilvl w:val="0"/>
          <w:numId w:val="48"/>
        </w:numPr>
        <w:spacing w:after="575" w:line="265" w:lineRule="auto"/>
        <w:ind w:left="399" w:right="765" w:hanging="341"/>
        <w:rPr>
          <w:i w:val="0"/>
          <w:iCs/>
          <w:color w:val="auto"/>
        </w:rPr>
      </w:pPr>
      <w:r w:rsidRPr="00944A3F">
        <w:rPr>
          <w:i w:val="0"/>
          <w:iCs/>
          <w:color w:val="auto"/>
        </w:rPr>
        <w:t xml:space="preserve">“Photosensitive Epilepsy and Online Content.” Epilepsy Action, 31 May 2023, </w:t>
      </w:r>
      <w:hyperlink r:id="rId28" w:history="1">
        <w:r w:rsidRPr="00121AB3">
          <w:rPr>
            <w:rStyle w:val="Hyperlink"/>
            <w:i w:val="0"/>
            <w:iCs/>
          </w:rPr>
          <w:t>www.epilepsy.org.uk/press/photosensitive-epilepsy-and-online-content</w:t>
        </w:r>
      </w:hyperlink>
      <w:r w:rsidRPr="00944A3F">
        <w:rPr>
          <w:i w:val="0"/>
          <w:iCs/>
          <w:color w:val="auto"/>
        </w:rPr>
        <w:t>.</w:t>
      </w:r>
    </w:p>
    <w:p w14:paraId="5B737650" w14:textId="77777777" w:rsidR="004750F8" w:rsidRDefault="004750F8" w:rsidP="004750F8">
      <w:pPr>
        <w:spacing w:after="0" w:line="259" w:lineRule="auto"/>
        <w:ind w:left="14" w:firstLine="0"/>
        <w:jc w:val="left"/>
      </w:pPr>
      <w:r>
        <w:t xml:space="preserve"> </w:t>
      </w:r>
    </w:p>
    <w:p w14:paraId="3C6C6CE1" w14:textId="29CDE24B" w:rsidR="004750F8" w:rsidRPr="00FF1302" w:rsidRDefault="004750F8" w:rsidP="00FF1302">
      <w:pPr>
        <w:pStyle w:val="Heading2"/>
        <w:spacing w:after="221"/>
        <w:ind w:left="10"/>
      </w:pPr>
      <w:r>
        <w:rPr>
          <w:rFonts w:ascii="Times New Roman" w:eastAsia="Times New Roman" w:hAnsi="Times New Roman" w:cs="Times New Roman"/>
          <w:sz w:val="26"/>
        </w:rPr>
        <w:lastRenderedPageBreak/>
        <w:t xml:space="preserve"> </w:t>
      </w:r>
      <w:bookmarkStart w:id="29" w:name="_Toc152430328"/>
      <w:r>
        <w:rPr>
          <w:sz w:val="26"/>
        </w:rPr>
        <w:t>VII</w:t>
      </w:r>
      <w:r>
        <w:rPr>
          <w:rFonts w:ascii="Arial" w:eastAsia="Arial" w:hAnsi="Arial" w:cs="Arial"/>
          <w:sz w:val="26"/>
        </w:rPr>
        <w:t xml:space="preserve">  </w:t>
      </w:r>
      <w:r>
        <w:rPr>
          <w:sz w:val="26"/>
        </w:rPr>
        <w:t>Index</w:t>
      </w:r>
      <w:bookmarkEnd w:id="29"/>
      <w:r>
        <w:rPr>
          <w:sz w:val="26"/>
        </w:rPr>
        <w:t xml:space="preserve"> </w:t>
      </w:r>
      <w:r w:rsidR="00FF1302">
        <w:rPr>
          <w:color w:val="auto"/>
        </w:rPr>
        <w:tab/>
      </w:r>
    </w:p>
    <w:p w14:paraId="7CF91F27" w14:textId="222A2F90" w:rsidR="00FF1302" w:rsidRDefault="00FF1302" w:rsidP="004750F8">
      <w:pPr>
        <w:spacing w:after="535" w:line="259" w:lineRule="auto"/>
        <w:ind w:left="14" w:firstLine="0"/>
        <w:jc w:val="left"/>
        <w:rPr>
          <w:color w:val="auto"/>
        </w:rPr>
      </w:pPr>
      <w:r>
        <w:rPr>
          <w:color w:val="auto"/>
        </w:rPr>
        <w:t>Project Description</w:t>
      </w:r>
      <w:r w:rsidRPr="004750F8">
        <w:rPr>
          <w:color w:val="auto"/>
        </w:rPr>
        <w:t>……</w:t>
      </w:r>
      <w:r>
        <w:rPr>
          <w:color w:val="auto"/>
        </w:rPr>
        <w:t>7-21</w:t>
      </w:r>
      <w:r w:rsidRPr="004750F8">
        <w:rPr>
          <w:color w:val="auto"/>
        </w:rPr>
        <w:t xml:space="preserve">                            </w:t>
      </w:r>
    </w:p>
    <w:p w14:paraId="28046430" w14:textId="2E3DFDED" w:rsidR="00FF1302" w:rsidRDefault="00FF1302" w:rsidP="004750F8">
      <w:pPr>
        <w:spacing w:after="535" w:line="259" w:lineRule="auto"/>
        <w:ind w:left="14" w:firstLine="0"/>
        <w:jc w:val="left"/>
        <w:rPr>
          <w:color w:val="auto"/>
        </w:rPr>
      </w:pPr>
      <w:r>
        <w:rPr>
          <w:color w:val="auto"/>
        </w:rPr>
        <w:t>Requirements</w:t>
      </w:r>
      <w:r w:rsidRPr="004750F8">
        <w:rPr>
          <w:color w:val="auto"/>
        </w:rPr>
        <w:t>……</w:t>
      </w:r>
      <w:r>
        <w:rPr>
          <w:color w:val="auto"/>
        </w:rPr>
        <w:t>21-56</w:t>
      </w:r>
      <w:r w:rsidRPr="004750F8">
        <w:rPr>
          <w:color w:val="auto"/>
        </w:rPr>
        <w:t xml:space="preserve">                            </w:t>
      </w:r>
    </w:p>
    <w:p w14:paraId="2D110C7D" w14:textId="1A4DE94E" w:rsidR="00FF1302" w:rsidRDefault="00FF1302" w:rsidP="004750F8">
      <w:pPr>
        <w:spacing w:after="535" w:line="259" w:lineRule="auto"/>
        <w:ind w:left="14" w:firstLine="0"/>
        <w:jc w:val="left"/>
        <w:rPr>
          <w:color w:val="auto"/>
        </w:rPr>
      </w:pPr>
      <w:r w:rsidRPr="004750F8">
        <w:rPr>
          <w:color w:val="auto"/>
        </w:rPr>
        <w:t>Design……</w:t>
      </w:r>
      <w:r>
        <w:rPr>
          <w:color w:val="auto"/>
        </w:rPr>
        <w:t>56-66</w:t>
      </w:r>
      <w:r w:rsidRPr="004750F8">
        <w:rPr>
          <w:color w:val="auto"/>
        </w:rPr>
        <w:t xml:space="preserve">                            </w:t>
      </w:r>
    </w:p>
    <w:p w14:paraId="5243A23A" w14:textId="335241CD" w:rsidR="00FF1302" w:rsidRDefault="00FF1302" w:rsidP="004750F8">
      <w:pPr>
        <w:spacing w:after="535" w:line="259" w:lineRule="auto"/>
        <w:ind w:left="14" w:firstLine="0"/>
        <w:jc w:val="left"/>
        <w:rPr>
          <w:color w:val="auto"/>
        </w:rPr>
      </w:pPr>
      <w:r>
        <w:rPr>
          <w:color w:val="auto"/>
        </w:rPr>
        <w:t>Project Issues</w:t>
      </w:r>
      <w:r w:rsidRPr="004750F8">
        <w:rPr>
          <w:color w:val="auto"/>
        </w:rPr>
        <w:t>……</w:t>
      </w:r>
      <w:r>
        <w:rPr>
          <w:color w:val="auto"/>
        </w:rPr>
        <w:t>66-7</w:t>
      </w:r>
      <w:r w:rsidR="000D2CDC">
        <w:rPr>
          <w:color w:val="auto"/>
        </w:rPr>
        <w:t>1</w:t>
      </w:r>
      <w:r w:rsidRPr="004750F8">
        <w:rPr>
          <w:color w:val="auto"/>
        </w:rPr>
        <w:t xml:space="preserve">                            </w:t>
      </w:r>
    </w:p>
    <w:p w14:paraId="0DD0D989" w14:textId="7E7A0459" w:rsidR="00FF1302" w:rsidRDefault="00FF1302" w:rsidP="004750F8">
      <w:pPr>
        <w:spacing w:after="535" w:line="259" w:lineRule="auto"/>
        <w:ind w:left="14" w:firstLine="0"/>
        <w:jc w:val="left"/>
        <w:rPr>
          <w:color w:val="auto"/>
        </w:rPr>
      </w:pPr>
      <w:r>
        <w:rPr>
          <w:color w:val="auto"/>
        </w:rPr>
        <w:t>Glossary</w:t>
      </w:r>
      <w:r w:rsidRPr="004750F8">
        <w:rPr>
          <w:color w:val="auto"/>
        </w:rPr>
        <w:t>……</w:t>
      </w:r>
      <w:r>
        <w:rPr>
          <w:color w:val="auto"/>
        </w:rPr>
        <w:t>7</w:t>
      </w:r>
      <w:r w:rsidR="00606FBD">
        <w:rPr>
          <w:color w:val="auto"/>
        </w:rPr>
        <w:t>1</w:t>
      </w:r>
      <w:r>
        <w:rPr>
          <w:color w:val="auto"/>
        </w:rPr>
        <w:t>-7</w:t>
      </w:r>
      <w:r w:rsidR="000D2CDC">
        <w:rPr>
          <w:color w:val="auto"/>
        </w:rPr>
        <w:t>2</w:t>
      </w:r>
      <w:r w:rsidRPr="004750F8">
        <w:rPr>
          <w:color w:val="auto"/>
        </w:rPr>
        <w:t xml:space="preserve">                            </w:t>
      </w:r>
    </w:p>
    <w:p w14:paraId="4D6A43FD" w14:textId="4E952702" w:rsidR="00FF1302" w:rsidRDefault="00FF1302" w:rsidP="004750F8">
      <w:pPr>
        <w:spacing w:after="535" w:line="259" w:lineRule="auto"/>
        <w:ind w:left="14" w:firstLine="0"/>
        <w:jc w:val="left"/>
        <w:rPr>
          <w:color w:val="auto"/>
        </w:rPr>
      </w:pPr>
      <w:r>
        <w:rPr>
          <w:color w:val="auto"/>
        </w:rPr>
        <w:t>Reference / Bibliography</w:t>
      </w:r>
      <w:r w:rsidRPr="004750F8">
        <w:rPr>
          <w:color w:val="auto"/>
        </w:rPr>
        <w:t>……</w:t>
      </w:r>
      <w:r>
        <w:rPr>
          <w:color w:val="auto"/>
        </w:rPr>
        <w:t>7</w:t>
      </w:r>
      <w:r w:rsidR="001C4C12">
        <w:rPr>
          <w:color w:val="auto"/>
        </w:rPr>
        <w:t>2</w:t>
      </w:r>
      <w:r w:rsidRPr="004750F8">
        <w:rPr>
          <w:color w:val="auto"/>
        </w:rPr>
        <w:t xml:space="preserve">                   </w:t>
      </w:r>
    </w:p>
    <w:p w14:paraId="6C209BCE" w14:textId="4F429904" w:rsidR="00FF1302" w:rsidRPr="004750F8" w:rsidRDefault="00FF1302" w:rsidP="004750F8">
      <w:pPr>
        <w:spacing w:after="535" w:line="259" w:lineRule="auto"/>
        <w:ind w:left="14" w:firstLine="0"/>
        <w:jc w:val="left"/>
        <w:rPr>
          <w:color w:val="auto"/>
        </w:rPr>
      </w:pPr>
      <w:r>
        <w:rPr>
          <w:color w:val="auto"/>
        </w:rPr>
        <w:t>Index</w:t>
      </w:r>
      <w:r w:rsidRPr="004750F8">
        <w:rPr>
          <w:color w:val="auto"/>
        </w:rPr>
        <w:t>……</w:t>
      </w:r>
      <w:r>
        <w:rPr>
          <w:color w:val="auto"/>
        </w:rPr>
        <w:t>7</w:t>
      </w:r>
      <w:r w:rsidR="001C4C12">
        <w:rPr>
          <w:color w:val="auto"/>
        </w:rPr>
        <w:t>3</w:t>
      </w:r>
      <w:r w:rsidRPr="004750F8">
        <w:rPr>
          <w:color w:val="auto"/>
        </w:rPr>
        <w:t xml:space="preserve">                                     </w:t>
      </w:r>
    </w:p>
    <w:p w14:paraId="15B74531" w14:textId="77777777" w:rsidR="00396402" w:rsidRPr="003640AB" w:rsidRDefault="00396402" w:rsidP="00E35220">
      <w:pPr>
        <w:ind w:left="0" w:firstLine="0"/>
      </w:pPr>
    </w:p>
    <w:sectPr w:rsidR="00396402" w:rsidRPr="003640AB" w:rsidSect="00C44589">
      <w:footerReference w:type="default" r:id="rId29"/>
      <w:pgSz w:w="12240" w:h="15840"/>
      <w:pgMar w:top="1443" w:right="1432" w:bottom="1289" w:left="144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829B6" w14:textId="77777777" w:rsidR="00975E04" w:rsidRDefault="00975E04">
      <w:pPr>
        <w:spacing w:after="0" w:line="240" w:lineRule="auto"/>
      </w:pPr>
      <w:r>
        <w:separator/>
      </w:r>
    </w:p>
  </w:endnote>
  <w:endnote w:type="continuationSeparator" w:id="0">
    <w:p w14:paraId="1AA7F44A" w14:textId="77777777" w:rsidR="00975E04" w:rsidRDefault="00975E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CC7F4" w14:textId="77777777" w:rsidR="004750F8" w:rsidRDefault="004750F8">
    <w:pPr>
      <w:spacing w:after="22" w:line="259" w:lineRule="auto"/>
      <w:ind w:left="0" w:right="355" w:firstLine="0"/>
      <w:jc w:val="center"/>
    </w:pPr>
    <w:r>
      <w:fldChar w:fldCharType="begin"/>
    </w:r>
    <w:r>
      <w:instrText xml:space="preserve"> PAGE   \* MERGEFORMAT </w:instrText>
    </w:r>
    <w:r>
      <w:fldChar w:fldCharType="separate"/>
    </w:r>
    <w:r>
      <w:t>2</w:t>
    </w:r>
    <w:r>
      <w:fldChar w:fldCharType="end"/>
    </w:r>
    <w:r>
      <w:t xml:space="preserve">  </w:t>
    </w:r>
  </w:p>
  <w:p w14:paraId="1D7FB88E" w14:textId="77777777" w:rsidR="004750F8" w:rsidRDefault="004750F8">
    <w:pPr>
      <w:spacing w:after="0" w:line="259" w:lineRule="auto"/>
      <w:ind w:left="-346"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1CEF7" w14:textId="77777777" w:rsidR="004750F8" w:rsidRPr="0058041A" w:rsidRDefault="004750F8">
    <w:pPr>
      <w:spacing w:after="22" w:line="259" w:lineRule="auto"/>
      <w:ind w:left="0" w:right="355" w:firstLine="0"/>
      <w:jc w:val="center"/>
      <w:rPr>
        <w:color w:val="auto"/>
      </w:rPr>
    </w:pPr>
    <w:r w:rsidRPr="0058041A">
      <w:rPr>
        <w:color w:val="auto"/>
      </w:rPr>
      <w:fldChar w:fldCharType="begin"/>
    </w:r>
    <w:r w:rsidRPr="0058041A">
      <w:rPr>
        <w:color w:val="auto"/>
      </w:rPr>
      <w:instrText xml:space="preserve"> PAGE   \* MERGEFORMAT </w:instrText>
    </w:r>
    <w:r w:rsidRPr="0058041A">
      <w:rPr>
        <w:color w:val="auto"/>
      </w:rPr>
      <w:fldChar w:fldCharType="separate"/>
    </w:r>
    <w:r w:rsidRPr="0058041A">
      <w:rPr>
        <w:color w:val="auto"/>
      </w:rPr>
      <w:t>2</w:t>
    </w:r>
    <w:r w:rsidRPr="0058041A">
      <w:rPr>
        <w:color w:val="auto"/>
      </w:rPr>
      <w:fldChar w:fldCharType="end"/>
    </w:r>
    <w:r w:rsidRPr="0058041A">
      <w:rPr>
        <w:color w:val="auto"/>
      </w:rPr>
      <w:t xml:space="preserve">  </w:t>
    </w:r>
  </w:p>
  <w:p w14:paraId="0F0DB752" w14:textId="77777777" w:rsidR="004750F8" w:rsidRDefault="004750F8">
    <w:pPr>
      <w:spacing w:after="0" w:line="259" w:lineRule="auto"/>
      <w:ind w:left="-346"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DB758" w14:textId="77777777" w:rsidR="004750F8" w:rsidRPr="0058041A" w:rsidRDefault="004750F8">
    <w:pPr>
      <w:spacing w:after="22" w:line="259" w:lineRule="auto"/>
      <w:ind w:left="0" w:right="355" w:firstLine="0"/>
      <w:jc w:val="center"/>
      <w:rPr>
        <w:color w:val="auto"/>
      </w:rPr>
    </w:pPr>
    <w:r w:rsidRPr="0058041A">
      <w:rPr>
        <w:color w:val="auto"/>
      </w:rPr>
      <w:fldChar w:fldCharType="begin"/>
    </w:r>
    <w:r w:rsidRPr="0058041A">
      <w:rPr>
        <w:color w:val="auto"/>
      </w:rPr>
      <w:instrText xml:space="preserve"> PAGE   \* MERGEFORMAT </w:instrText>
    </w:r>
    <w:r w:rsidRPr="0058041A">
      <w:rPr>
        <w:color w:val="auto"/>
      </w:rPr>
      <w:fldChar w:fldCharType="separate"/>
    </w:r>
    <w:r w:rsidRPr="0058041A">
      <w:rPr>
        <w:color w:val="auto"/>
      </w:rPr>
      <w:t>2</w:t>
    </w:r>
    <w:r w:rsidRPr="0058041A">
      <w:rPr>
        <w:color w:val="auto"/>
      </w:rPr>
      <w:fldChar w:fldCharType="end"/>
    </w:r>
    <w:r w:rsidRPr="0058041A">
      <w:rPr>
        <w:color w:val="auto"/>
      </w:rPr>
      <w:t xml:space="preserve">  </w:t>
    </w:r>
  </w:p>
  <w:p w14:paraId="201F7C7E" w14:textId="77777777" w:rsidR="004750F8" w:rsidRDefault="004750F8">
    <w:pPr>
      <w:spacing w:after="0" w:line="259" w:lineRule="auto"/>
      <w:ind w:left="-346" w:firstLine="0"/>
      <w:jc w:val="left"/>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7447856"/>
      <w:docPartObj>
        <w:docPartGallery w:val="Page Numbers (Bottom of Page)"/>
        <w:docPartUnique/>
      </w:docPartObj>
    </w:sdtPr>
    <w:sdtEndPr>
      <w:rPr>
        <w:b/>
        <w:bCs/>
        <w:i w:val="0"/>
        <w:iCs/>
        <w:noProof/>
      </w:rPr>
    </w:sdtEndPr>
    <w:sdtContent>
      <w:p w14:paraId="0D1CB5F5" w14:textId="1DEB5F09" w:rsidR="00396402" w:rsidRPr="00E35220" w:rsidRDefault="00396402">
        <w:pPr>
          <w:pStyle w:val="Footer"/>
          <w:jc w:val="center"/>
          <w:rPr>
            <w:b/>
            <w:bCs/>
            <w:i w:val="0"/>
            <w:iCs/>
          </w:rPr>
        </w:pPr>
        <w:r w:rsidRPr="0058041A">
          <w:rPr>
            <w:b/>
            <w:bCs/>
            <w:i w:val="0"/>
            <w:iCs/>
            <w:color w:val="auto"/>
          </w:rPr>
          <w:fldChar w:fldCharType="begin"/>
        </w:r>
        <w:r w:rsidRPr="0058041A">
          <w:rPr>
            <w:b/>
            <w:bCs/>
            <w:i w:val="0"/>
            <w:iCs/>
            <w:color w:val="auto"/>
          </w:rPr>
          <w:instrText xml:space="preserve"> PAGE   \* MERGEFORMAT </w:instrText>
        </w:r>
        <w:r w:rsidRPr="0058041A">
          <w:rPr>
            <w:b/>
            <w:bCs/>
            <w:i w:val="0"/>
            <w:iCs/>
            <w:color w:val="auto"/>
          </w:rPr>
          <w:fldChar w:fldCharType="separate"/>
        </w:r>
        <w:r w:rsidRPr="0058041A">
          <w:rPr>
            <w:b/>
            <w:bCs/>
            <w:i w:val="0"/>
            <w:iCs/>
            <w:noProof/>
            <w:color w:val="auto"/>
          </w:rPr>
          <w:t>2</w:t>
        </w:r>
        <w:r w:rsidRPr="0058041A">
          <w:rPr>
            <w:b/>
            <w:bCs/>
            <w:i w:val="0"/>
            <w:iCs/>
            <w:noProof/>
            <w:color w:val="auto"/>
          </w:rPr>
          <w:fldChar w:fldCharType="end"/>
        </w:r>
      </w:p>
    </w:sdtContent>
  </w:sdt>
  <w:p w14:paraId="52F18E91" w14:textId="77777777" w:rsidR="00396402" w:rsidRPr="00E35220" w:rsidRDefault="003964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B5C83A" w14:textId="77777777" w:rsidR="00975E04" w:rsidRDefault="00975E04">
      <w:pPr>
        <w:spacing w:after="0" w:line="240" w:lineRule="auto"/>
      </w:pPr>
      <w:r>
        <w:separator/>
      </w:r>
    </w:p>
  </w:footnote>
  <w:footnote w:type="continuationSeparator" w:id="0">
    <w:p w14:paraId="4F357323" w14:textId="77777777" w:rsidR="00975E04" w:rsidRDefault="00975E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9CBDB" w14:textId="77777777" w:rsidR="004750F8" w:rsidRDefault="004750F8" w:rsidP="00866988">
    <w:pPr>
      <w:spacing w:after="215" w:line="259" w:lineRule="auto"/>
      <w:ind w:left="1586" w:firstLine="0"/>
      <w:jc w:val="left"/>
    </w:pPr>
    <w:r>
      <w:rPr>
        <w:b/>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5B698" w14:textId="77777777" w:rsidR="004750F8" w:rsidRDefault="004750F8">
    <w:pPr>
      <w:spacing w:after="215" w:line="259" w:lineRule="auto"/>
      <w:ind w:left="1586" w:firstLine="0"/>
      <w:jc w:val="left"/>
    </w:pPr>
    <w:r>
      <w:rPr>
        <w:b/>
      </w:rPr>
      <w:t xml:space="preserve">  </w:t>
    </w:r>
  </w:p>
  <w:p w14:paraId="54EAAAFA" w14:textId="77777777" w:rsidR="004750F8" w:rsidRDefault="004750F8" w:rsidP="00866988">
    <w:pPr>
      <w:spacing w:after="0" w:line="259" w:lineRule="auto"/>
      <w:ind w:left="1465"/>
      <w:jc w:val="left"/>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8030B" w14:textId="77777777" w:rsidR="004750F8" w:rsidRDefault="004750F8">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034FA"/>
    <w:multiLevelType w:val="hybridMultilevel"/>
    <w:tmpl w:val="4C968144"/>
    <w:lvl w:ilvl="0" w:tplc="8D0ECF80">
      <w:start w:val="1"/>
      <w:numFmt w:val="bullet"/>
      <w:lvlText w:val="●"/>
      <w:lvlJc w:val="left"/>
      <w:pPr>
        <w:ind w:left="216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1" w:tplc="D700D1B2">
      <w:start w:val="1"/>
      <w:numFmt w:val="bullet"/>
      <w:lvlText w:val="o"/>
      <w:lvlJc w:val="left"/>
      <w:pPr>
        <w:ind w:left="180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2" w:tplc="576657DC">
      <w:start w:val="1"/>
      <w:numFmt w:val="bullet"/>
      <w:lvlText w:val="▪"/>
      <w:lvlJc w:val="left"/>
      <w:pPr>
        <w:ind w:left="252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3" w:tplc="26A00F32">
      <w:start w:val="1"/>
      <w:numFmt w:val="bullet"/>
      <w:lvlText w:val="•"/>
      <w:lvlJc w:val="left"/>
      <w:pPr>
        <w:ind w:left="324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4" w:tplc="67080910">
      <w:start w:val="1"/>
      <w:numFmt w:val="bullet"/>
      <w:lvlText w:val="o"/>
      <w:lvlJc w:val="left"/>
      <w:pPr>
        <w:ind w:left="396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5" w:tplc="FB6AD9F0">
      <w:start w:val="1"/>
      <w:numFmt w:val="bullet"/>
      <w:lvlText w:val="▪"/>
      <w:lvlJc w:val="left"/>
      <w:pPr>
        <w:ind w:left="468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6" w:tplc="4E9E7CE4">
      <w:start w:val="1"/>
      <w:numFmt w:val="bullet"/>
      <w:lvlText w:val="•"/>
      <w:lvlJc w:val="left"/>
      <w:pPr>
        <w:ind w:left="540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7" w:tplc="C310F85C">
      <w:start w:val="1"/>
      <w:numFmt w:val="bullet"/>
      <w:lvlText w:val="o"/>
      <w:lvlJc w:val="left"/>
      <w:pPr>
        <w:ind w:left="612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8" w:tplc="952420C0">
      <w:start w:val="1"/>
      <w:numFmt w:val="bullet"/>
      <w:lvlText w:val="▪"/>
      <w:lvlJc w:val="left"/>
      <w:pPr>
        <w:ind w:left="684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abstractNum>
  <w:abstractNum w:abstractNumId="1" w15:restartNumberingAfterBreak="0">
    <w:nsid w:val="02BB0024"/>
    <w:multiLevelType w:val="hybridMultilevel"/>
    <w:tmpl w:val="2DD2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E6DC4"/>
    <w:multiLevelType w:val="hybridMultilevel"/>
    <w:tmpl w:val="8D461A3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5997504"/>
    <w:multiLevelType w:val="hybridMultilevel"/>
    <w:tmpl w:val="BAA28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6907247"/>
    <w:multiLevelType w:val="hybridMultilevel"/>
    <w:tmpl w:val="CB62F30C"/>
    <w:lvl w:ilvl="0" w:tplc="AB04329E">
      <w:start w:val="1"/>
      <w:numFmt w:val="decimal"/>
      <w:lvlText w:val="%1."/>
      <w:lvlJc w:val="left"/>
      <w:pPr>
        <w:ind w:left="180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1" w:tplc="56A09BFE">
      <w:start w:val="1"/>
      <w:numFmt w:val="lowerLetter"/>
      <w:lvlText w:val="%2"/>
      <w:lvlJc w:val="left"/>
      <w:pPr>
        <w:ind w:left="252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2" w:tplc="002CFA90">
      <w:start w:val="1"/>
      <w:numFmt w:val="lowerRoman"/>
      <w:lvlText w:val="%3"/>
      <w:lvlJc w:val="left"/>
      <w:pPr>
        <w:ind w:left="324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3" w:tplc="F33273A6">
      <w:start w:val="1"/>
      <w:numFmt w:val="decimal"/>
      <w:lvlText w:val="%4"/>
      <w:lvlJc w:val="left"/>
      <w:pPr>
        <w:ind w:left="396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4" w:tplc="3B963CF4">
      <w:start w:val="1"/>
      <w:numFmt w:val="lowerLetter"/>
      <w:lvlText w:val="%5"/>
      <w:lvlJc w:val="left"/>
      <w:pPr>
        <w:ind w:left="468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5" w:tplc="ABF6AF84">
      <w:start w:val="1"/>
      <w:numFmt w:val="lowerRoman"/>
      <w:lvlText w:val="%6"/>
      <w:lvlJc w:val="left"/>
      <w:pPr>
        <w:ind w:left="540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6" w:tplc="F3C6AE36">
      <w:start w:val="1"/>
      <w:numFmt w:val="decimal"/>
      <w:lvlText w:val="%7"/>
      <w:lvlJc w:val="left"/>
      <w:pPr>
        <w:ind w:left="612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7" w:tplc="B8A8750A">
      <w:start w:val="1"/>
      <w:numFmt w:val="lowerLetter"/>
      <w:lvlText w:val="%8"/>
      <w:lvlJc w:val="left"/>
      <w:pPr>
        <w:ind w:left="684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8" w:tplc="5A7A7220">
      <w:start w:val="1"/>
      <w:numFmt w:val="lowerRoman"/>
      <w:lvlText w:val="%9"/>
      <w:lvlJc w:val="left"/>
      <w:pPr>
        <w:ind w:left="756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abstractNum>
  <w:abstractNum w:abstractNumId="5" w15:restartNumberingAfterBreak="0">
    <w:nsid w:val="09DD0D77"/>
    <w:multiLevelType w:val="hybridMultilevel"/>
    <w:tmpl w:val="7FE2925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EA1FAD"/>
    <w:multiLevelType w:val="hybridMultilevel"/>
    <w:tmpl w:val="B48E28E6"/>
    <w:lvl w:ilvl="0" w:tplc="4A2AA2F8">
      <w:start w:val="1"/>
      <w:numFmt w:val="bullet"/>
      <w:lvlText w:val="●"/>
      <w:lvlJc w:val="left"/>
      <w:pPr>
        <w:ind w:left="1426"/>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1" w:tplc="6F72FD56">
      <w:start w:val="1"/>
      <w:numFmt w:val="bullet"/>
      <w:lvlText w:val="o"/>
      <w:lvlJc w:val="left"/>
      <w:pPr>
        <w:ind w:left="144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2" w:tplc="56660568">
      <w:start w:val="1"/>
      <w:numFmt w:val="bullet"/>
      <w:lvlText w:val="▪"/>
      <w:lvlJc w:val="left"/>
      <w:pPr>
        <w:ind w:left="216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3" w:tplc="D6BC97D2">
      <w:start w:val="1"/>
      <w:numFmt w:val="bullet"/>
      <w:lvlText w:val="•"/>
      <w:lvlJc w:val="left"/>
      <w:pPr>
        <w:ind w:left="288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4" w:tplc="C7386B7E">
      <w:start w:val="1"/>
      <w:numFmt w:val="bullet"/>
      <w:lvlText w:val="o"/>
      <w:lvlJc w:val="left"/>
      <w:pPr>
        <w:ind w:left="360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5" w:tplc="5C2C66B0">
      <w:start w:val="1"/>
      <w:numFmt w:val="bullet"/>
      <w:lvlText w:val="▪"/>
      <w:lvlJc w:val="left"/>
      <w:pPr>
        <w:ind w:left="432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6" w:tplc="0BEEEE66">
      <w:start w:val="1"/>
      <w:numFmt w:val="bullet"/>
      <w:lvlText w:val="•"/>
      <w:lvlJc w:val="left"/>
      <w:pPr>
        <w:ind w:left="504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7" w:tplc="7AE417C2">
      <w:start w:val="1"/>
      <w:numFmt w:val="bullet"/>
      <w:lvlText w:val="o"/>
      <w:lvlJc w:val="left"/>
      <w:pPr>
        <w:ind w:left="576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8" w:tplc="B74C85C2">
      <w:start w:val="1"/>
      <w:numFmt w:val="bullet"/>
      <w:lvlText w:val="▪"/>
      <w:lvlJc w:val="left"/>
      <w:pPr>
        <w:ind w:left="648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abstractNum>
  <w:abstractNum w:abstractNumId="7" w15:restartNumberingAfterBreak="0">
    <w:nsid w:val="0DA51638"/>
    <w:multiLevelType w:val="hybridMultilevel"/>
    <w:tmpl w:val="134A7FF8"/>
    <w:lvl w:ilvl="0" w:tplc="DDE2B6C0">
      <w:start w:val="1"/>
      <w:numFmt w:val="bullet"/>
      <w:lvlText w:val="•"/>
      <w:lvlJc w:val="left"/>
      <w:pPr>
        <w:ind w:left="1210"/>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1" w:tplc="662AD562">
      <w:start w:val="1"/>
      <w:numFmt w:val="bullet"/>
      <w:lvlText w:val="o"/>
      <w:lvlJc w:val="left"/>
      <w:pPr>
        <w:ind w:left="1800"/>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2" w:tplc="94980592">
      <w:start w:val="1"/>
      <w:numFmt w:val="bullet"/>
      <w:lvlText w:val="▪"/>
      <w:lvlJc w:val="left"/>
      <w:pPr>
        <w:ind w:left="252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3" w:tplc="F3F6EE46">
      <w:start w:val="1"/>
      <w:numFmt w:val="bullet"/>
      <w:lvlText w:val="•"/>
      <w:lvlJc w:val="left"/>
      <w:pPr>
        <w:ind w:left="324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4" w:tplc="B7FCC2BE">
      <w:start w:val="1"/>
      <w:numFmt w:val="bullet"/>
      <w:lvlText w:val="o"/>
      <w:lvlJc w:val="left"/>
      <w:pPr>
        <w:ind w:left="396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5" w:tplc="8D72D596">
      <w:start w:val="1"/>
      <w:numFmt w:val="bullet"/>
      <w:lvlText w:val="▪"/>
      <w:lvlJc w:val="left"/>
      <w:pPr>
        <w:ind w:left="468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6" w:tplc="90CE92CA">
      <w:start w:val="1"/>
      <w:numFmt w:val="bullet"/>
      <w:lvlText w:val="•"/>
      <w:lvlJc w:val="left"/>
      <w:pPr>
        <w:ind w:left="540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7" w:tplc="EB246A24">
      <w:start w:val="1"/>
      <w:numFmt w:val="bullet"/>
      <w:lvlText w:val="o"/>
      <w:lvlJc w:val="left"/>
      <w:pPr>
        <w:ind w:left="612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8" w:tplc="6F1E6A44">
      <w:start w:val="1"/>
      <w:numFmt w:val="bullet"/>
      <w:lvlText w:val="▪"/>
      <w:lvlJc w:val="left"/>
      <w:pPr>
        <w:ind w:left="684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abstractNum>
  <w:abstractNum w:abstractNumId="8" w15:restartNumberingAfterBreak="0">
    <w:nsid w:val="0DB21E42"/>
    <w:multiLevelType w:val="hybridMultilevel"/>
    <w:tmpl w:val="EB9686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50A6316"/>
    <w:multiLevelType w:val="hybridMultilevel"/>
    <w:tmpl w:val="26086FC2"/>
    <w:lvl w:ilvl="0" w:tplc="DDD6D360">
      <w:start w:val="1"/>
      <w:numFmt w:val="bullet"/>
      <w:lvlText w:val="●"/>
      <w:lvlJc w:val="left"/>
      <w:pPr>
        <w:ind w:left="1426"/>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1" w:tplc="AF32C6A2">
      <w:start w:val="1"/>
      <w:numFmt w:val="bullet"/>
      <w:lvlText w:val="o"/>
      <w:lvlJc w:val="left"/>
      <w:pPr>
        <w:ind w:left="1224"/>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2" w:tplc="DC5A27C0">
      <w:start w:val="1"/>
      <w:numFmt w:val="bullet"/>
      <w:lvlText w:val="▪"/>
      <w:lvlJc w:val="left"/>
      <w:pPr>
        <w:ind w:left="1944"/>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3" w:tplc="4A24A33C">
      <w:start w:val="1"/>
      <w:numFmt w:val="bullet"/>
      <w:lvlText w:val="•"/>
      <w:lvlJc w:val="left"/>
      <w:pPr>
        <w:ind w:left="2664"/>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4" w:tplc="B2B2CA18">
      <w:start w:val="1"/>
      <w:numFmt w:val="bullet"/>
      <w:lvlText w:val="o"/>
      <w:lvlJc w:val="left"/>
      <w:pPr>
        <w:ind w:left="3384"/>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5" w:tplc="AA82A80A">
      <w:start w:val="1"/>
      <w:numFmt w:val="bullet"/>
      <w:lvlText w:val="▪"/>
      <w:lvlJc w:val="left"/>
      <w:pPr>
        <w:ind w:left="4104"/>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6" w:tplc="234ED042">
      <w:start w:val="1"/>
      <w:numFmt w:val="bullet"/>
      <w:lvlText w:val="•"/>
      <w:lvlJc w:val="left"/>
      <w:pPr>
        <w:ind w:left="4824"/>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7" w:tplc="2154FFC0">
      <w:start w:val="1"/>
      <w:numFmt w:val="bullet"/>
      <w:lvlText w:val="o"/>
      <w:lvlJc w:val="left"/>
      <w:pPr>
        <w:ind w:left="5544"/>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8" w:tplc="02C8EDFE">
      <w:start w:val="1"/>
      <w:numFmt w:val="bullet"/>
      <w:lvlText w:val="▪"/>
      <w:lvlJc w:val="left"/>
      <w:pPr>
        <w:ind w:left="6264"/>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abstractNum>
  <w:abstractNum w:abstractNumId="10" w15:restartNumberingAfterBreak="0">
    <w:nsid w:val="15F76C45"/>
    <w:multiLevelType w:val="hybridMultilevel"/>
    <w:tmpl w:val="334E9ED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1B386B71"/>
    <w:multiLevelType w:val="hybridMultilevel"/>
    <w:tmpl w:val="504E284C"/>
    <w:lvl w:ilvl="0" w:tplc="577E0754">
      <w:start w:val="1"/>
      <w:numFmt w:val="decimal"/>
      <w:lvlText w:val="[%1]"/>
      <w:lvlJc w:val="left"/>
      <w:pPr>
        <w:ind w:left="3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4960B88">
      <w:start w:val="1"/>
      <w:numFmt w:val="lowerLetter"/>
      <w:lvlText w:val="%2"/>
      <w:lvlJc w:val="left"/>
      <w:pPr>
        <w:ind w:left="1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30CAEA">
      <w:start w:val="1"/>
      <w:numFmt w:val="lowerRoman"/>
      <w:lvlText w:val="%3"/>
      <w:lvlJc w:val="left"/>
      <w:pPr>
        <w:ind w:left="18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6E8EB8">
      <w:start w:val="1"/>
      <w:numFmt w:val="decimal"/>
      <w:lvlText w:val="%4"/>
      <w:lvlJc w:val="left"/>
      <w:pPr>
        <w:ind w:left="25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84685C">
      <w:start w:val="1"/>
      <w:numFmt w:val="lowerLetter"/>
      <w:lvlText w:val="%5"/>
      <w:lvlJc w:val="left"/>
      <w:pPr>
        <w:ind w:left="32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C0E46C">
      <w:start w:val="1"/>
      <w:numFmt w:val="lowerRoman"/>
      <w:lvlText w:val="%6"/>
      <w:lvlJc w:val="left"/>
      <w:pPr>
        <w:ind w:left="40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17CCF62">
      <w:start w:val="1"/>
      <w:numFmt w:val="decimal"/>
      <w:lvlText w:val="%7"/>
      <w:lvlJc w:val="left"/>
      <w:pPr>
        <w:ind w:left="4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842D866">
      <w:start w:val="1"/>
      <w:numFmt w:val="lowerLetter"/>
      <w:lvlText w:val="%8"/>
      <w:lvlJc w:val="left"/>
      <w:pPr>
        <w:ind w:left="54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54A669E">
      <w:start w:val="1"/>
      <w:numFmt w:val="lowerRoman"/>
      <w:lvlText w:val="%9"/>
      <w:lvlJc w:val="left"/>
      <w:pPr>
        <w:ind w:left="61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8F047C2"/>
    <w:multiLevelType w:val="hybridMultilevel"/>
    <w:tmpl w:val="ED624CB4"/>
    <w:lvl w:ilvl="0" w:tplc="82F42932">
      <w:start w:val="1"/>
      <w:numFmt w:val="bullet"/>
      <w:lvlText w:val=""/>
      <w:lvlJc w:val="left"/>
      <w:pPr>
        <w:ind w:left="1441" w:hanging="360"/>
      </w:pPr>
      <w:rPr>
        <w:rFonts w:ascii="Symbol" w:eastAsia="Times New Roman" w:hAnsi="Symbol" w:cs="Times New Roman" w:hint="default"/>
      </w:rPr>
    </w:lvl>
    <w:lvl w:ilvl="1" w:tplc="04090003" w:tentative="1">
      <w:start w:val="1"/>
      <w:numFmt w:val="bullet"/>
      <w:lvlText w:val="o"/>
      <w:lvlJc w:val="left"/>
      <w:pPr>
        <w:ind w:left="2161" w:hanging="360"/>
      </w:pPr>
      <w:rPr>
        <w:rFonts w:ascii="Courier New" w:hAnsi="Courier New" w:cs="Courier New" w:hint="default"/>
      </w:rPr>
    </w:lvl>
    <w:lvl w:ilvl="2" w:tplc="04090005" w:tentative="1">
      <w:start w:val="1"/>
      <w:numFmt w:val="bullet"/>
      <w:lvlText w:val=""/>
      <w:lvlJc w:val="left"/>
      <w:pPr>
        <w:ind w:left="2881" w:hanging="360"/>
      </w:pPr>
      <w:rPr>
        <w:rFonts w:ascii="Wingdings" w:hAnsi="Wingdings" w:hint="default"/>
      </w:rPr>
    </w:lvl>
    <w:lvl w:ilvl="3" w:tplc="04090001" w:tentative="1">
      <w:start w:val="1"/>
      <w:numFmt w:val="bullet"/>
      <w:lvlText w:val=""/>
      <w:lvlJc w:val="left"/>
      <w:pPr>
        <w:ind w:left="3601" w:hanging="360"/>
      </w:pPr>
      <w:rPr>
        <w:rFonts w:ascii="Symbol" w:hAnsi="Symbol" w:hint="default"/>
      </w:rPr>
    </w:lvl>
    <w:lvl w:ilvl="4" w:tplc="04090003" w:tentative="1">
      <w:start w:val="1"/>
      <w:numFmt w:val="bullet"/>
      <w:lvlText w:val="o"/>
      <w:lvlJc w:val="left"/>
      <w:pPr>
        <w:ind w:left="4321" w:hanging="360"/>
      </w:pPr>
      <w:rPr>
        <w:rFonts w:ascii="Courier New" w:hAnsi="Courier New" w:cs="Courier New" w:hint="default"/>
      </w:rPr>
    </w:lvl>
    <w:lvl w:ilvl="5" w:tplc="04090005" w:tentative="1">
      <w:start w:val="1"/>
      <w:numFmt w:val="bullet"/>
      <w:lvlText w:val=""/>
      <w:lvlJc w:val="left"/>
      <w:pPr>
        <w:ind w:left="5041" w:hanging="360"/>
      </w:pPr>
      <w:rPr>
        <w:rFonts w:ascii="Wingdings" w:hAnsi="Wingdings" w:hint="default"/>
      </w:rPr>
    </w:lvl>
    <w:lvl w:ilvl="6" w:tplc="04090001" w:tentative="1">
      <w:start w:val="1"/>
      <w:numFmt w:val="bullet"/>
      <w:lvlText w:val=""/>
      <w:lvlJc w:val="left"/>
      <w:pPr>
        <w:ind w:left="5761" w:hanging="360"/>
      </w:pPr>
      <w:rPr>
        <w:rFonts w:ascii="Symbol" w:hAnsi="Symbol" w:hint="default"/>
      </w:rPr>
    </w:lvl>
    <w:lvl w:ilvl="7" w:tplc="04090003" w:tentative="1">
      <w:start w:val="1"/>
      <w:numFmt w:val="bullet"/>
      <w:lvlText w:val="o"/>
      <w:lvlJc w:val="left"/>
      <w:pPr>
        <w:ind w:left="6481" w:hanging="360"/>
      </w:pPr>
      <w:rPr>
        <w:rFonts w:ascii="Courier New" w:hAnsi="Courier New" w:cs="Courier New" w:hint="default"/>
      </w:rPr>
    </w:lvl>
    <w:lvl w:ilvl="8" w:tplc="04090005" w:tentative="1">
      <w:start w:val="1"/>
      <w:numFmt w:val="bullet"/>
      <w:lvlText w:val=""/>
      <w:lvlJc w:val="left"/>
      <w:pPr>
        <w:ind w:left="7201" w:hanging="360"/>
      </w:pPr>
      <w:rPr>
        <w:rFonts w:ascii="Wingdings" w:hAnsi="Wingdings" w:hint="default"/>
      </w:rPr>
    </w:lvl>
  </w:abstractNum>
  <w:abstractNum w:abstractNumId="13" w15:restartNumberingAfterBreak="0">
    <w:nsid w:val="2ACA4A33"/>
    <w:multiLevelType w:val="hybridMultilevel"/>
    <w:tmpl w:val="9198F18A"/>
    <w:lvl w:ilvl="0" w:tplc="F0F208B6">
      <w:start w:val="15"/>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2E454193"/>
    <w:multiLevelType w:val="hybridMultilevel"/>
    <w:tmpl w:val="D51871FC"/>
    <w:lvl w:ilvl="0" w:tplc="58AAD316">
      <w:start w:val="1"/>
      <w:numFmt w:val="decimal"/>
      <w:lvlText w:val="%1."/>
      <w:lvlJc w:val="left"/>
      <w:pPr>
        <w:ind w:left="332"/>
      </w:pPr>
      <w:rPr>
        <w:rFonts w:ascii="Arial" w:eastAsia="Arial" w:hAnsi="Arial" w:cs="Arial"/>
        <w:b w:val="0"/>
        <w:i/>
        <w:iCs/>
        <w:strike w:val="0"/>
        <w:dstrike w:val="0"/>
        <w:color w:val="FF0000"/>
        <w:sz w:val="24"/>
        <w:szCs w:val="24"/>
        <w:u w:val="none" w:color="000000"/>
        <w:bdr w:val="none" w:sz="0" w:space="0" w:color="auto"/>
        <w:shd w:val="clear" w:color="auto" w:fill="auto"/>
        <w:vertAlign w:val="baseline"/>
      </w:rPr>
    </w:lvl>
    <w:lvl w:ilvl="1" w:tplc="7714B770">
      <w:start w:val="1"/>
      <w:numFmt w:val="lowerLetter"/>
      <w:lvlText w:val="%2"/>
      <w:lvlJc w:val="left"/>
      <w:pPr>
        <w:ind w:left="1160"/>
      </w:pPr>
      <w:rPr>
        <w:rFonts w:ascii="Arial" w:eastAsia="Arial" w:hAnsi="Arial" w:cs="Arial"/>
        <w:b w:val="0"/>
        <w:i/>
        <w:iCs/>
        <w:strike w:val="0"/>
        <w:dstrike w:val="0"/>
        <w:color w:val="FF0000"/>
        <w:sz w:val="24"/>
        <w:szCs w:val="24"/>
        <w:u w:val="none" w:color="000000"/>
        <w:bdr w:val="none" w:sz="0" w:space="0" w:color="auto"/>
        <w:shd w:val="clear" w:color="auto" w:fill="auto"/>
        <w:vertAlign w:val="baseline"/>
      </w:rPr>
    </w:lvl>
    <w:lvl w:ilvl="2" w:tplc="B39C1EDC">
      <w:start w:val="1"/>
      <w:numFmt w:val="lowerRoman"/>
      <w:lvlText w:val="%3"/>
      <w:lvlJc w:val="left"/>
      <w:pPr>
        <w:ind w:left="1880"/>
      </w:pPr>
      <w:rPr>
        <w:rFonts w:ascii="Arial" w:eastAsia="Arial" w:hAnsi="Arial" w:cs="Arial"/>
        <w:b w:val="0"/>
        <w:i/>
        <w:iCs/>
        <w:strike w:val="0"/>
        <w:dstrike w:val="0"/>
        <w:color w:val="FF0000"/>
        <w:sz w:val="24"/>
        <w:szCs w:val="24"/>
        <w:u w:val="none" w:color="000000"/>
        <w:bdr w:val="none" w:sz="0" w:space="0" w:color="auto"/>
        <w:shd w:val="clear" w:color="auto" w:fill="auto"/>
        <w:vertAlign w:val="baseline"/>
      </w:rPr>
    </w:lvl>
    <w:lvl w:ilvl="3" w:tplc="602CE9DC">
      <w:start w:val="1"/>
      <w:numFmt w:val="decimal"/>
      <w:lvlText w:val="%4"/>
      <w:lvlJc w:val="left"/>
      <w:pPr>
        <w:ind w:left="2600"/>
      </w:pPr>
      <w:rPr>
        <w:rFonts w:ascii="Arial" w:eastAsia="Arial" w:hAnsi="Arial" w:cs="Arial"/>
        <w:b w:val="0"/>
        <w:i/>
        <w:iCs/>
        <w:strike w:val="0"/>
        <w:dstrike w:val="0"/>
        <w:color w:val="FF0000"/>
        <w:sz w:val="24"/>
        <w:szCs w:val="24"/>
        <w:u w:val="none" w:color="000000"/>
        <w:bdr w:val="none" w:sz="0" w:space="0" w:color="auto"/>
        <w:shd w:val="clear" w:color="auto" w:fill="auto"/>
        <w:vertAlign w:val="baseline"/>
      </w:rPr>
    </w:lvl>
    <w:lvl w:ilvl="4" w:tplc="28B4D1FA">
      <w:start w:val="1"/>
      <w:numFmt w:val="lowerLetter"/>
      <w:lvlText w:val="%5"/>
      <w:lvlJc w:val="left"/>
      <w:pPr>
        <w:ind w:left="3320"/>
      </w:pPr>
      <w:rPr>
        <w:rFonts w:ascii="Arial" w:eastAsia="Arial" w:hAnsi="Arial" w:cs="Arial"/>
        <w:b w:val="0"/>
        <w:i/>
        <w:iCs/>
        <w:strike w:val="0"/>
        <w:dstrike w:val="0"/>
        <w:color w:val="FF0000"/>
        <w:sz w:val="24"/>
        <w:szCs w:val="24"/>
        <w:u w:val="none" w:color="000000"/>
        <w:bdr w:val="none" w:sz="0" w:space="0" w:color="auto"/>
        <w:shd w:val="clear" w:color="auto" w:fill="auto"/>
        <w:vertAlign w:val="baseline"/>
      </w:rPr>
    </w:lvl>
    <w:lvl w:ilvl="5" w:tplc="DF12333A">
      <w:start w:val="1"/>
      <w:numFmt w:val="lowerRoman"/>
      <w:lvlText w:val="%6"/>
      <w:lvlJc w:val="left"/>
      <w:pPr>
        <w:ind w:left="4040"/>
      </w:pPr>
      <w:rPr>
        <w:rFonts w:ascii="Arial" w:eastAsia="Arial" w:hAnsi="Arial" w:cs="Arial"/>
        <w:b w:val="0"/>
        <w:i/>
        <w:iCs/>
        <w:strike w:val="0"/>
        <w:dstrike w:val="0"/>
        <w:color w:val="FF0000"/>
        <w:sz w:val="24"/>
        <w:szCs w:val="24"/>
        <w:u w:val="none" w:color="000000"/>
        <w:bdr w:val="none" w:sz="0" w:space="0" w:color="auto"/>
        <w:shd w:val="clear" w:color="auto" w:fill="auto"/>
        <w:vertAlign w:val="baseline"/>
      </w:rPr>
    </w:lvl>
    <w:lvl w:ilvl="6" w:tplc="AED4ACE6">
      <w:start w:val="1"/>
      <w:numFmt w:val="decimal"/>
      <w:lvlText w:val="%7"/>
      <w:lvlJc w:val="left"/>
      <w:pPr>
        <w:ind w:left="4760"/>
      </w:pPr>
      <w:rPr>
        <w:rFonts w:ascii="Arial" w:eastAsia="Arial" w:hAnsi="Arial" w:cs="Arial"/>
        <w:b w:val="0"/>
        <w:i/>
        <w:iCs/>
        <w:strike w:val="0"/>
        <w:dstrike w:val="0"/>
        <w:color w:val="FF0000"/>
        <w:sz w:val="24"/>
        <w:szCs w:val="24"/>
        <w:u w:val="none" w:color="000000"/>
        <w:bdr w:val="none" w:sz="0" w:space="0" w:color="auto"/>
        <w:shd w:val="clear" w:color="auto" w:fill="auto"/>
        <w:vertAlign w:val="baseline"/>
      </w:rPr>
    </w:lvl>
    <w:lvl w:ilvl="7" w:tplc="628274B0">
      <w:start w:val="1"/>
      <w:numFmt w:val="lowerLetter"/>
      <w:lvlText w:val="%8"/>
      <w:lvlJc w:val="left"/>
      <w:pPr>
        <w:ind w:left="5480"/>
      </w:pPr>
      <w:rPr>
        <w:rFonts w:ascii="Arial" w:eastAsia="Arial" w:hAnsi="Arial" w:cs="Arial"/>
        <w:b w:val="0"/>
        <w:i/>
        <w:iCs/>
        <w:strike w:val="0"/>
        <w:dstrike w:val="0"/>
        <w:color w:val="FF0000"/>
        <w:sz w:val="24"/>
        <w:szCs w:val="24"/>
        <w:u w:val="none" w:color="000000"/>
        <w:bdr w:val="none" w:sz="0" w:space="0" w:color="auto"/>
        <w:shd w:val="clear" w:color="auto" w:fill="auto"/>
        <w:vertAlign w:val="baseline"/>
      </w:rPr>
    </w:lvl>
    <w:lvl w:ilvl="8" w:tplc="E92CF9F8">
      <w:start w:val="1"/>
      <w:numFmt w:val="lowerRoman"/>
      <w:lvlText w:val="%9"/>
      <w:lvlJc w:val="left"/>
      <w:pPr>
        <w:ind w:left="6200"/>
      </w:pPr>
      <w:rPr>
        <w:rFonts w:ascii="Arial" w:eastAsia="Arial" w:hAnsi="Arial" w:cs="Arial"/>
        <w:b w:val="0"/>
        <w:i/>
        <w:iCs/>
        <w:strike w:val="0"/>
        <w:dstrike w:val="0"/>
        <w:color w:val="FF0000"/>
        <w:sz w:val="24"/>
        <w:szCs w:val="24"/>
        <w:u w:val="none" w:color="000000"/>
        <w:bdr w:val="none" w:sz="0" w:space="0" w:color="auto"/>
        <w:shd w:val="clear" w:color="auto" w:fill="auto"/>
        <w:vertAlign w:val="baseline"/>
      </w:rPr>
    </w:lvl>
  </w:abstractNum>
  <w:abstractNum w:abstractNumId="15" w15:restartNumberingAfterBreak="0">
    <w:nsid w:val="2FCC5BE1"/>
    <w:multiLevelType w:val="hybridMultilevel"/>
    <w:tmpl w:val="AC142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A3782D"/>
    <w:multiLevelType w:val="hybridMultilevel"/>
    <w:tmpl w:val="33F6B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0E05CF"/>
    <w:multiLevelType w:val="hybridMultilevel"/>
    <w:tmpl w:val="05305DDA"/>
    <w:lvl w:ilvl="0" w:tplc="2FB6C842">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321050D4"/>
    <w:multiLevelType w:val="hybridMultilevel"/>
    <w:tmpl w:val="429A7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7F77AA"/>
    <w:multiLevelType w:val="hybridMultilevel"/>
    <w:tmpl w:val="41A491A0"/>
    <w:lvl w:ilvl="0" w:tplc="B6D0BE9E">
      <w:start w:val="1"/>
      <w:numFmt w:val="decimal"/>
      <w:lvlText w:val="%1."/>
      <w:lvlJc w:val="left"/>
      <w:pPr>
        <w:ind w:left="1224" w:hanging="360"/>
      </w:pPr>
      <w:rPr>
        <w:rFonts w:hint="default"/>
        <w:i w:val="0"/>
        <w:color w:val="000000"/>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20" w15:restartNumberingAfterBreak="0">
    <w:nsid w:val="347A6BB6"/>
    <w:multiLevelType w:val="hybridMultilevel"/>
    <w:tmpl w:val="C2F26B4E"/>
    <w:lvl w:ilvl="0" w:tplc="F2F8B2FE">
      <w:start w:val="1"/>
      <w:numFmt w:val="bullet"/>
      <w:lvlText w:val="•"/>
      <w:lvlJc w:val="left"/>
      <w:pPr>
        <w:ind w:left="1426"/>
      </w:pPr>
      <w:rPr>
        <w:rFonts w:ascii="Arial" w:eastAsia="Arial" w:hAnsi="Arial" w:cs="Arial"/>
        <w:b w:val="0"/>
        <w:i w:val="0"/>
        <w:strike w:val="0"/>
        <w:dstrike w:val="0"/>
        <w:color w:val="FF0000"/>
        <w:sz w:val="24"/>
        <w:szCs w:val="24"/>
        <w:u w:val="none" w:color="000000"/>
        <w:bdr w:val="none" w:sz="0" w:space="0" w:color="auto"/>
        <w:shd w:val="clear" w:color="auto" w:fill="auto"/>
        <w:vertAlign w:val="baseline"/>
      </w:rPr>
    </w:lvl>
    <w:lvl w:ilvl="1" w:tplc="2C308B28">
      <w:start w:val="1"/>
      <w:numFmt w:val="bullet"/>
      <w:lvlText w:val="o"/>
      <w:lvlJc w:val="left"/>
      <w:pPr>
        <w:ind w:left="2161"/>
      </w:pPr>
      <w:rPr>
        <w:rFonts w:ascii="Courier New" w:eastAsia="Courier New" w:hAnsi="Courier New" w:cs="Courier New"/>
        <w:b w:val="0"/>
        <w:i w:val="0"/>
        <w:strike w:val="0"/>
        <w:dstrike w:val="0"/>
        <w:color w:val="FF0000"/>
        <w:sz w:val="24"/>
        <w:szCs w:val="24"/>
        <w:u w:val="none" w:color="000000"/>
        <w:bdr w:val="none" w:sz="0" w:space="0" w:color="auto"/>
        <w:shd w:val="clear" w:color="auto" w:fill="auto"/>
        <w:vertAlign w:val="baseline"/>
      </w:rPr>
    </w:lvl>
    <w:lvl w:ilvl="2" w:tplc="ED464C90">
      <w:start w:val="1"/>
      <w:numFmt w:val="bullet"/>
      <w:lvlText w:val="▪"/>
      <w:lvlJc w:val="left"/>
      <w:pPr>
        <w:ind w:left="2160"/>
      </w:pPr>
      <w:rPr>
        <w:rFonts w:ascii="Courier New" w:eastAsia="Courier New" w:hAnsi="Courier New" w:cs="Courier New"/>
        <w:b w:val="0"/>
        <w:i w:val="0"/>
        <w:strike w:val="0"/>
        <w:dstrike w:val="0"/>
        <w:color w:val="FF0000"/>
        <w:sz w:val="24"/>
        <w:szCs w:val="24"/>
        <w:u w:val="none" w:color="000000"/>
        <w:bdr w:val="none" w:sz="0" w:space="0" w:color="auto"/>
        <w:shd w:val="clear" w:color="auto" w:fill="auto"/>
        <w:vertAlign w:val="baseline"/>
      </w:rPr>
    </w:lvl>
    <w:lvl w:ilvl="3" w:tplc="8070CEB4">
      <w:start w:val="1"/>
      <w:numFmt w:val="bullet"/>
      <w:lvlText w:val="•"/>
      <w:lvlJc w:val="left"/>
      <w:pPr>
        <w:ind w:left="2880"/>
      </w:pPr>
      <w:rPr>
        <w:rFonts w:ascii="Courier New" w:eastAsia="Courier New" w:hAnsi="Courier New" w:cs="Courier New"/>
        <w:b w:val="0"/>
        <w:i w:val="0"/>
        <w:strike w:val="0"/>
        <w:dstrike w:val="0"/>
        <w:color w:val="FF0000"/>
        <w:sz w:val="24"/>
        <w:szCs w:val="24"/>
        <w:u w:val="none" w:color="000000"/>
        <w:bdr w:val="none" w:sz="0" w:space="0" w:color="auto"/>
        <w:shd w:val="clear" w:color="auto" w:fill="auto"/>
        <w:vertAlign w:val="baseline"/>
      </w:rPr>
    </w:lvl>
    <w:lvl w:ilvl="4" w:tplc="541ADA1A">
      <w:start w:val="1"/>
      <w:numFmt w:val="bullet"/>
      <w:lvlText w:val="o"/>
      <w:lvlJc w:val="left"/>
      <w:pPr>
        <w:ind w:left="3600"/>
      </w:pPr>
      <w:rPr>
        <w:rFonts w:ascii="Courier New" w:eastAsia="Courier New" w:hAnsi="Courier New" w:cs="Courier New"/>
        <w:b w:val="0"/>
        <w:i w:val="0"/>
        <w:strike w:val="0"/>
        <w:dstrike w:val="0"/>
        <w:color w:val="FF0000"/>
        <w:sz w:val="24"/>
        <w:szCs w:val="24"/>
        <w:u w:val="none" w:color="000000"/>
        <w:bdr w:val="none" w:sz="0" w:space="0" w:color="auto"/>
        <w:shd w:val="clear" w:color="auto" w:fill="auto"/>
        <w:vertAlign w:val="baseline"/>
      </w:rPr>
    </w:lvl>
    <w:lvl w:ilvl="5" w:tplc="C6CE7044">
      <w:start w:val="1"/>
      <w:numFmt w:val="bullet"/>
      <w:lvlText w:val="▪"/>
      <w:lvlJc w:val="left"/>
      <w:pPr>
        <w:ind w:left="4320"/>
      </w:pPr>
      <w:rPr>
        <w:rFonts w:ascii="Courier New" w:eastAsia="Courier New" w:hAnsi="Courier New" w:cs="Courier New"/>
        <w:b w:val="0"/>
        <w:i w:val="0"/>
        <w:strike w:val="0"/>
        <w:dstrike w:val="0"/>
        <w:color w:val="FF0000"/>
        <w:sz w:val="24"/>
        <w:szCs w:val="24"/>
        <w:u w:val="none" w:color="000000"/>
        <w:bdr w:val="none" w:sz="0" w:space="0" w:color="auto"/>
        <w:shd w:val="clear" w:color="auto" w:fill="auto"/>
        <w:vertAlign w:val="baseline"/>
      </w:rPr>
    </w:lvl>
    <w:lvl w:ilvl="6" w:tplc="6204AA2E">
      <w:start w:val="1"/>
      <w:numFmt w:val="bullet"/>
      <w:lvlText w:val="•"/>
      <w:lvlJc w:val="left"/>
      <w:pPr>
        <w:ind w:left="5040"/>
      </w:pPr>
      <w:rPr>
        <w:rFonts w:ascii="Courier New" w:eastAsia="Courier New" w:hAnsi="Courier New" w:cs="Courier New"/>
        <w:b w:val="0"/>
        <w:i w:val="0"/>
        <w:strike w:val="0"/>
        <w:dstrike w:val="0"/>
        <w:color w:val="FF0000"/>
        <w:sz w:val="24"/>
        <w:szCs w:val="24"/>
        <w:u w:val="none" w:color="000000"/>
        <w:bdr w:val="none" w:sz="0" w:space="0" w:color="auto"/>
        <w:shd w:val="clear" w:color="auto" w:fill="auto"/>
        <w:vertAlign w:val="baseline"/>
      </w:rPr>
    </w:lvl>
    <w:lvl w:ilvl="7" w:tplc="3348AC6A">
      <w:start w:val="1"/>
      <w:numFmt w:val="bullet"/>
      <w:lvlText w:val="o"/>
      <w:lvlJc w:val="left"/>
      <w:pPr>
        <w:ind w:left="5760"/>
      </w:pPr>
      <w:rPr>
        <w:rFonts w:ascii="Courier New" w:eastAsia="Courier New" w:hAnsi="Courier New" w:cs="Courier New"/>
        <w:b w:val="0"/>
        <w:i w:val="0"/>
        <w:strike w:val="0"/>
        <w:dstrike w:val="0"/>
        <w:color w:val="FF0000"/>
        <w:sz w:val="24"/>
        <w:szCs w:val="24"/>
        <w:u w:val="none" w:color="000000"/>
        <w:bdr w:val="none" w:sz="0" w:space="0" w:color="auto"/>
        <w:shd w:val="clear" w:color="auto" w:fill="auto"/>
        <w:vertAlign w:val="baseline"/>
      </w:rPr>
    </w:lvl>
    <w:lvl w:ilvl="8" w:tplc="FB14D570">
      <w:start w:val="1"/>
      <w:numFmt w:val="bullet"/>
      <w:lvlText w:val="▪"/>
      <w:lvlJc w:val="left"/>
      <w:pPr>
        <w:ind w:left="6480"/>
      </w:pPr>
      <w:rPr>
        <w:rFonts w:ascii="Courier New" w:eastAsia="Courier New" w:hAnsi="Courier New" w:cs="Courier New"/>
        <w:b w:val="0"/>
        <w:i w:val="0"/>
        <w:strike w:val="0"/>
        <w:dstrike w:val="0"/>
        <w:color w:val="FF0000"/>
        <w:sz w:val="24"/>
        <w:szCs w:val="24"/>
        <w:u w:val="none" w:color="000000"/>
        <w:bdr w:val="none" w:sz="0" w:space="0" w:color="auto"/>
        <w:shd w:val="clear" w:color="auto" w:fill="auto"/>
        <w:vertAlign w:val="baseline"/>
      </w:rPr>
    </w:lvl>
  </w:abstractNum>
  <w:abstractNum w:abstractNumId="21" w15:restartNumberingAfterBreak="0">
    <w:nsid w:val="35BB0BB0"/>
    <w:multiLevelType w:val="hybridMultilevel"/>
    <w:tmpl w:val="09402564"/>
    <w:lvl w:ilvl="0" w:tplc="BA62E888">
      <w:start w:val="7"/>
      <w:numFmt w:val="decimal"/>
      <w:lvlText w:val="%1."/>
      <w:lvlJc w:val="left"/>
      <w:pPr>
        <w:ind w:left="332"/>
      </w:pPr>
      <w:rPr>
        <w:rFonts w:ascii="Arial" w:eastAsia="Arial" w:hAnsi="Arial" w:cs="Arial"/>
        <w:b w:val="0"/>
        <w:i/>
        <w:iCs/>
        <w:strike w:val="0"/>
        <w:dstrike w:val="0"/>
        <w:color w:val="FF0000"/>
        <w:sz w:val="24"/>
        <w:szCs w:val="24"/>
        <w:u w:val="none" w:color="000000"/>
        <w:bdr w:val="none" w:sz="0" w:space="0" w:color="auto"/>
        <w:shd w:val="clear" w:color="auto" w:fill="auto"/>
        <w:vertAlign w:val="baseline"/>
      </w:rPr>
    </w:lvl>
    <w:lvl w:ilvl="1" w:tplc="6D76C864">
      <w:start w:val="1"/>
      <w:numFmt w:val="lowerLetter"/>
      <w:lvlText w:val="%2"/>
      <w:lvlJc w:val="left"/>
      <w:pPr>
        <w:ind w:left="1160"/>
      </w:pPr>
      <w:rPr>
        <w:rFonts w:ascii="Arial" w:eastAsia="Arial" w:hAnsi="Arial" w:cs="Arial"/>
        <w:b w:val="0"/>
        <w:i/>
        <w:iCs/>
        <w:strike w:val="0"/>
        <w:dstrike w:val="0"/>
        <w:color w:val="FF0000"/>
        <w:sz w:val="24"/>
        <w:szCs w:val="24"/>
        <w:u w:val="none" w:color="000000"/>
        <w:bdr w:val="none" w:sz="0" w:space="0" w:color="auto"/>
        <w:shd w:val="clear" w:color="auto" w:fill="auto"/>
        <w:vertAlign w:val="baseline"/>
      </w:rPr>
    </w:lvl>
    <w:lvl w:ilvl="2" w:tplc="2F2057F0">
      <w:start w:val="1"/>
      <w:numFmt w:val="lowerRoman"/>
      <w:lvlText w:val="%3"/>
      <w:lvlJc w:val="left"/>
      <w:pPr>
        <w:ind w:left="1880"/>
      </w:pPr>
      <w:rPr>
        <w:rFonts w:ascii="Arial" w:eastAsia="Arial" w:hAnsi="Arial" w:cs="Arial"/>
        <w:b w:val="0"/>
        <w:i/>
        <w:iCs/>
        <w:strike w:val="0"/>
        <w:dstrike w:val="0"/>
        <w:color w:val="FF0000"/>
        <w:sz w:val="24"/>
        <w:szCs w:val="24"/>
        <w:u w:val="none" w:color="000000"/>
        <w:bdr w:val="none" w:sz="0" w:space="0" w:color="auto"/>
        <w:shd w:val="clear" w:color="auto" w:fill="auto"/>
        <w:vertAlign w:val="baseline"/>
      </w:rPr>
    </w:lvl>
    <w:lvl w:ilvl="3" w:tplc="252A1B78">
      <w:start w:val="1"/>
      <w:numFmt w:val="decimal"/>
      <w:lvlText w:val="%4"/>
      <w:lvlJc w:val="left"/>
      <w:pPr>
        <w:ind w:left="2600"/>
      </w:pPr>
      <w:rPr>
        <w:rFonts w:ascii="Arial" w:eastAsia="Arial" w:hAnsi="Arial" w:cs="Arial"/>
        <w:b w:val="0"/>
        <w:i/>
        <w:iCs/>
        <w:strike w:val="0"/>
        <w:dstrike w:val="0"/>
        <w:color w:val="FF0000"/>
        <w:sz w:val="24"/>
        <w:szCs w:val="24"/>
        <w:u w:val="none" w:color="000000"/>
        <w:bdr w:val="none" w:sz="0" w:space="0" w:color="auto"/>
        <w:shd w:val="clear" w:color="auto" w:fill="auto"/>
        <w:vertAlign w:val="baseline"/>
      </w:rPr>
    </w:lvl>
    <w:lvl w:ilvl="4" w:tplc="21BEBA16">
      <w:start w:val="1"/>
      <w:numFmt w:val="lowerLetter"/>
      <w:lvlText w:val="%5"/>
      <w:lvlJc w:val="left"/>
      <w:pPr>
        <w:ind w:left="3320"/>
      </w:pPr>
      <w:rPr>
        <w:rFonts w:ascii="Arial" w:eastAsia="Arial" w:hAnsi="Arial" w:cs="Arial"/>
        <w:b w:val="0"/>
        <w:i/>
        <w:iCs/>
        <w:strike w:val="0"/>
        <w:dstrike w:val="0"/>
        <w:color w:val="FF0000"/>
        <w:sz w:val="24"/>
        <w:szCs w:val="24"/>
        <w:u w:val="none" w:color="000000"/>
        <w:bdr w:val="none" w:sz="0" w:space="0" w:color="auto"/>
        <w:shd w:val="clear" w:color="auto" w:fill="auto"/>
        <w:vertAlign w:val="baseline"/>
      </w:rPr>
    </w:lvl>
    <w:lvl w:ilvl="5" w:tplc="845E8BB2">
      <w:start w:val="1"/>
      <w:numFmt w:val="lowerRoman"/>
      <w:lvlText w:val="%6"/>
      <w:lvlJc w:val="left"/>
      <w:pPr>
        <w:ind w:left="4040"/>
      </w:pPr>
      <w:rPr>
        <w:rFonts w:ascii="Arial" w:eastAsia="Arial" w:hAnsi="Arial" w:cs="Arial"/>
        <w:b w:val="0"/>
        <w:i/>
        <w:iCs/>
        <w:strike w:val="0"/>
        <w:dstrike w:val="0"/>
        <w:color w:val="FF0000"/>
        <w:sz w:val="24"/>
        <w:szCs w:val="24"/>
        <w:u w:val="none" w:color="000000"/>
        <w:bdr w:val="none" w:sz="0" w:space="0" w:color="auto"/>
        <w:shd w:val="clear" w:color="auto" w:fill="auto"/>
        <w:vertAlign w:val="baseline"/>
      </w:rPr>
    </w:lvl>
    <w:lvl w:ilvl="6" w:tplc="D5C0AEB2">
      <w:start w:val="1"/>
      <w:numFmt w:val="decimal"/>
      <w:lvlText w:val="%7"/>
      <w:lvlJc w:val="left"/>
      <w:pPr>
        <w:ind w:left="4760"/>
      </w:pPr>
      <w:rPr>
        <w:rFonts w:ascii="Arial" w:eastAsia="Arial" w:hAnsi="Arial" w:cs="Arial"/>
        <w:b w:val="0"/>
        <w:i/>
        <w:iCs/>
        <w:strike w:val="0"/>
        <w:dstrike w:val="0"/>
        <w:color w:val="FF0000"/>
        <w:sz w:val="24"/>
        <w:szCs w:val="24"/>
        <w:u w:val="none" w:color="000000"/>
        <w:bdr w:val="none" w:sz="0" w:space="0" w:color="auto"/>
        <w:shd w:val="clear" w:color="auto" w:fill="auto"/>
        <w:vertAlign w:val="baseline"/>
      </w:rPr>
    </w:lvl>
    <w:lvl w:ilvl="7" w:tplc="7A36D120">
      <w:start w:val="1"/>
      <w:numFmt w:val="lowerLetter"/>
      <w:lvlText w:val="%8"/>
      <w:lvlJc w:val="left"/>
      <w:pPr>
        <w:ind w:left="5480"/>
      </w:pPr>
      <w:rPr>
        <w:rFonts w:ascii="Arial" w:eastAsia="Arial" w:hAnsi="Arial" w:cs="Arial"/>
        <w:b w:val="0"/>
        <w:i/>
        <w:iCs/>
        <w:strike w:val="0"/>
        <w:dstrike w:val="0"/>
        <w:color w:val="FF0000"/>
        <w:sz w:val="24"/>
        <w:szCs w:val="24"/>
        <w:u w:val="none" w:color="000000"/>
        <w:bdr w:val="none" w:sz="0" w:space="0" w:color="auto"/>
        <w:shd w:val="clear" w:color="auto" w:fill="auto"/>
        <w:vertAlign w:val="baseline"/>
      </w:rPr>
    </w:lvl>
    <w:lvl w:ilvl="8" w:tplc="5B08B9C0">
      <w:start w:val="1"/>
      <w:numFmt w:val="lowerRoman"/>
      <w:lvlText w:val="%9"/>
      <w:lvlJc w:val="left"/>
      <w:pPr>
        <w:ind w:left="6200"/>
      </w:pPr>
      <w:rPr>
        <w:rFonts w:ascii="Arial" w:eastAsia="Arial" w:hAnsi="Arial" w:cs="Arial"/>
        <w:b w:val="0"/>
        <w:i/>
        <w:iCs/>
        <w:strike w:val="0"/>
        <w:dstrike w:val="0"/>
        <w:color w:val="FF0000"/>
        <w:sz w:val="24"/>
        <w:szCs w:val="24"/>
        <w:u w:val="none" w:color="000000"/>
        <w:bdr w:val="none" w:sz="0" w:space="0" w:color="auto"/>
        <w:shd w:val="clear" w:color="auto" w:fill="auto"/>
        <w:vertAlign w:val="baseline"/>
      </w:rPr>
    </w:lvl>
  </w:abstractNum>
  <w:abstractNum w:abstractNumId="22" w15:restartNumberingAfterBreak="0">
    <w:nsid w:val="373769E5"/>
    <w:multiLevelType w:val="hybridMultilevel"/>
    <w:tmpl w:val="377E695E"/>
    <w:lvl w:ilvl="0" w:tplc="2A767552">
      <w:start w:val="1"/>
      <w:numFmt w:val="decimal"/>
      <w:lvlText w:val="%1."/>
      <w:lvlJc w:val="left"/>
      <w:pPr>
        <w:ind w:left="1441" w:hanging="360"/>
      </w:pPr>
      <w:rPr>
        <w:rFonts w:hint="default"/>
      </w:rPr>
    </w:lvl>
    <w:lvl w:ilvl="1" w:tplc="04090019" w:tentative="1">
      <w:start w:val="1"/>
      <w:numFmt w:val="lowerLetter"/>
      <w:lvlText w:val="%2."/>
      <w:lvlJc w:val="left"/>
      <w:pPr>
        <w:ind w:left="2161" w:hanging="360"/>
      </w:pPr>
    </w:lvl>
    <w:lvl w:ilvl="2" w:tplc="0409001B" w:tentative="1">
      <w:start w:val="1"/>
      <w:numFmt w:val="lowerRoman"/>
      <w:lvlText w:val="%3."/>
      <w:lvlJc w:val="right"/>
      <w:pPr>
        <w:ind w:left="2881" w:hanging="180"/>
      </w:pPr>
    </w:lvl>
    <w:lvl w:ilvl="3" w:tplc="0409000F" w:tentative="1">
      <w:start w:val="1"/>
      <w:numFmt w:val="decimal"/>
      <w:lvlText w:val="%4."/>
      <w:lvlJc w:val="left"/>
      <w:pPr>
        <w:ind w:left="3601" w:hanging="360"/>
      </w:pPr>
    </w:lvl>
    <w:lvl w:ilvl="4" w:tplc="04090019" w:tentative="1">
      <w:start w:val="1"/>
      <w:numFmt w:val="lowerLetter"/>
      <w:lvlText w:val="%5."/>
      <w:lvlJc w:val="left"/>
      <w:pPr>
        <w:ind w:left="4321" w:hanging="360"/>
      </w:pPr>
    </w:lvl>
    <w:lvl w:ilvl="5" w:tplc="0409001B" w:tentative="1">
      <w:start w:val="1"/>
      <w:numFmt w:val="lowerRoman"/>
      <w:lvlText w:val="%6."/>
      <w:lvlJc w:val="right"/>
      <w:pPr>
        <w:ind w:left="5041" w:hanging="180"/>
      </w:pPr>
    </w:lvl>
    <w:lvl w:ilvl="6" w:tplc="0409000F" w:tentative="1">
      <w:start w:val="1"/>
      <w:numFmt w:val="decimal"/>
      <w:lvlText w:val="%7."/>
      <w:lvlJc w:val="left"/>
      <w:pPr>
        <w:ind w:left="5761" w:hanging="360"/>
      </w:pPr>
    </w:lvl>
    <w:lvl w:ilvl="7" w:tplc="04090019" w:tentative="1">
      <w:start w:val="1"/>
      <w:numFmt w:val="lowerLetter"/>
      <w:lvlText w:val="%8."/>
      <w:lvlJc w:val="left"/>
      <w:pPr>
        <w:ind w:left="6481" w:hanging="360"/>
      </w:pPr>
    </w:lvl>
    <w:lvl w:ilvl="8" w:tplc="0409001B" w:tentative="1">
      <w:start w:val="1"/>
      <w:numFmt w:val="lowerRoman"/>
      <w:lvlText w:val="%9."/>
      <w:lvlJc w:val="right"/>
      <w:pPr>
        <w:ind w:left="7201" w:hanging="180"/>
      </w:pPr>
    </w:lvl>
  </w:abstractNum>
  <w:abstractNum w:abstractNumId="23" w15:restartNumberingAfterBreak="0">
    <w:nsid w:val="3DE52D5F"/>
    <w:multiLevelType w:val="hybridMultilevel"/>
    <w:tmpl w:val="ADA895BE"/>
    <w:lvl w:ilvl="0" w:tplc="2630830E">
      <w:start w:val="1"/>
      <w:numFmt w:val="decimal"/>
      <w:lvlText w:val="[%1]"/>
      <w:lvlJc w:val="left"/>
      <w:pPr>
        <w:ind w:left="3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DCA71E">
      <w:start w:val="1"/>
      <w:numFmt w:val="lowerLetter"/>
      <w:lvlText w:val="%2"/>
      <w:lvlJc w:val="left"/>
      <w:pPr>
        <w:ind w:left="1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5D402F2">
      <w:start w:val="1"/>
      <w:numFmt w:val="lowerRoman"/>
      <w:lvlText w:val="%3"/>
      <w:lvlJc w:val="left"/>
      <w:pPr>
        <w:ind w:left="18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FCC7C4">
      <w:start w:val="1"/>
      <w:numFmt w:val="decimal"/>
      <w:lvlText w:val="%4"/>
      <w:lvlJc w:val="left"/>
      <w:pPr>
        <w:ind w:left="2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142B4E">
      <w:start w:val="1"/>
      <w:numFmt w:val="lowerLetter"/>
      <w:lvlText w:val="%5"/>
      <w:lvlJc w:val="left"/>
      <w:pPr>
        <w:ind w:left="3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258717A">
      <w:start w:val="1"/>
      <w:numFmt w:val="lowerRoman"/>
      <w:lvlText w:val="%6"/>
      <w:lvlJc w:val="left"/>
      <w:pPr>
        <w:ind w:left="40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AE237E">
      <w:start w:val="1"/>
      <w:numFmt w:val="decimal"/>
      <w:lvlText w:val="%7"/>
      <w:lvlJc w:val="left"/>
      <w:pPr>
        <w:ind w:left="47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6DAF0D2">
      <w:start w:val="1"/>
      <w:numFmt w:val="lowerLetter"/>
      <w:lvlText w:val="%8"/>
      <w:lvlJc w:val="left"/>
      <w:pPr>
        <w:ind w:left="5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A03BC8">
      <w:start w:val="1"/>
      <w:numFmt w:val="lowerRoman"/>
      <w:lvlText w:val="%9"/>
      <w:lvlJc w:val="left"/>
      <w:pPr>
        <w:ind w:left="6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3DF237AD"/>
    <w:multiLevelType w:val="hybridMultilevel"/>
    <w:tmpl w:val="6342470E"/>
    <w:lvl w:ilvl="0" w:tplc="3C10C3E6">
      <w:start w:val="1"/>
      <w:numFmt w:val="bullet"/>
      <w:lvlText w:val="●"/>
      <w:lvlJc w:val="left"/>
      <w:pPr>
        <w:ind w:left="1426"/>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1" w:tplc="F7F28D46">
      <w:start w:val="1"/>
      <w:numFmt w:val="bullet"/>
      <w:lvlText w:val="o"/>
      <w:lvlJc w:val="left"/>
      <w:pPr>
        <w:ind w:left="144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2" w:tplc="2544FF84">
      <w:start w:val="1"/>
      <w:numFmt w:val="bullet"/>
      <w:lvlText w:val="▪"/>
      <w:lvlJc w:val="left"/>
      <w:pPr>
        <w:ind w:left="216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3" w:tplc="2A7C664C">
      <w:start w:val="1"/>
      <w:numFmt w:val="bullet"/>
      <w:lvlText w:val="•"/>
      <w:lvlJc w:val="left"/>
      <w:pPr>
        <w:ind w:left="288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4" w:tplc="D794018C">
      <w:start w:val="1"/>
      <w:numFmt w:val="bullet"/>
      <w:lvlText w:val="o"/>
      <w:lvlJc w:val="left"/>
      <w:pPr>
        <w:ind w:left="360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5" w:tplc="BDE45B58">
      <w:start w:val="1"/>
      <w:numFmt w:val="bullet"/>
      <w:lvlText w:val="▪"/>
      <w:lvlJc w:val="left"/>
      <w:pPr>
        <w:ind w:left="432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6" w:tplc="9F449BD0">
      <w:start w:val="1"/>
      <w:numFmt w:val="bullet"/>
      <w:lvlText w:val="•"/>
      <w:lvlJc w:val="left"/>
      <w:pPr>
        <w:ind w:left="504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7" w:tplc="161ED038">
      <w:start w:val="1"/>
      <w:numFmt w:val="bullet"/>
      <w:lvlText w:val="o"/>
      <w:lvlJc w:val="left"/>
      <w:pPr>
        <w:ind w:left="576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8" w:tplc="8E946454">
      <w:start w:val="1"/>
      <w:numFmt w:val="bullet"/>
      <w:lvlText w:val="▪"/>
      <w:lvlJc w:val="left"/>
      <w:pPr>
        <w:ind w:left="648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abstractNum>
  <w:abstractNum w:abstractNumId="25" w15:restartNumberingAfterBreak="0">
    <w:nsid w:val="4039188F"/>
    <w:multiLevelType w:val="hybridMultilevel"/>
    <w:tmpl w:val="DC008D0C"/>
    <w:lvl w:ilvl="0" w:tplc="9AA8C424">
      <w:start w:val="1"/>
      <w:numFmt w:val="bullet"/>
      <w:lvlText w:val="●"/>
      <w:lvlJc w:val="left"/>
      <w:pPr>
        <w:ind w:left="1426"/>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1" w:tplc="115E7F80">
      <w:start w:val="1"/>
      <w:numFmt w:val="bullet"/>
      <w:lvlText w:val="o"/>
      <w:lvlJc w:val="left"/>
      <w:pPr>
        <w:ind w:left="1800"/>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2" w:tplc="B4DA9F54">
      <w:start w:val="1"/>
      <w:numFmt w:val="bullet"/>
      <w:lvlText w:val="▪"/>
      <w:lvlJc w:val="left"/>
      <w:pPr>
        <w:ind w:left="252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3" w:tplc="E5BC0124">
      <w:start w:val="1"/>
      <w:numFmt w:val="bullet"/>
      <w:lvlText w:val="•"/>
      <w:lvlJc w:val="left"/>
      <w:pPr>
        <w:ind w:left="324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4" w:tplc="318A08CA">
      <w:start w:val="1"/>
      <w:numFmt w:val="bullet"/>
      <w:lvlText w:val="o"/>
      <w:lvlJc w:val="left"/>
      <w:pPr>
        <w:ind w:left="396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5" w:tplc="8110E360">
      <w:start w:val="1"/>
      <w:numFmt w:val="bullet"/>
      <w:lvlText w:val="▪"/>
      <w:lvlJc w:val="left"/>
      <w:pPr>
        <w:ind w:left="468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6" w:tplc="8F7C0E36">
      <w:start w:val="1"/>
      <w:numFmt w:val="bullet"/>
      <w:lvlText w:val="•"/>
      <w:lvlJc w:val="left"/>
      <w:pPr>
        <w:ind w:left="540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7" w:tplc="9ABCBDE4">
      <w:start w:val="1"/>
      <w:numFmt w:val="bullet"/>
      <w:lvlText w:val="o"/>
      <w:lvlJc w:val="left"/>
      <w:pPr>
        <w:ind w:left="612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8" w:tplc="75C45562">
      <w:start w:val="1"/>
      <w:numFmt w:val="bullet"/>
      <w:lvlText w:val="▪"/>
      <w:lvlJc w:val="left"/>
      <w:pPr>
        <w:ind w:left="684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abstractNum>
  <w:abstractNum w:abstractNumId="26" w15:restartNumberingAfterBreak="0">
    <w:nsid w:val="42784974"/>
    <w:multiLevelType w:val="hybridMultilevel"/>
    <w:tmpl w:val="88303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0845F7"/>
    <w:multiLevelType w:val="hybridMultilevel"/>
    <w:tmpl w:val="93DE2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ED21E0"/>
    <w:multiLevelType w:val="hybridMultilevel"/>
    <w:tmpl w:val="E7FE8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4342EC"/>
    <w:multiLevelType w:val="hybridMultilevel"/>
    <w:tmpl w:val="580ACA0E"/>
    <w:lvl w:ilvl="0" w:tplc="EFE26B1A">
      <w:start w:val="1"/>
      <w:numFmt w:val="decimal"/>
      <w:lvlText w:val="%1."/>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694CE3A">
      <w:start w:val="1"/>
      <w:numFmt w:val="lowerLetter"/>
      <w:lvlText w:val="%2"/>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7BC07C8">
      <w:start w:val="1"/>
      <w:numFmt w:val="lowerRoman"/>
      <w:lvlText w:val="%3"/>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624B268">
      <w:start w:val="1"/>
      <w:numFmt w:val="decimal"/>
      <w:lvlText w:val="%4"/>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78E06BA">
      <w:start w:val="1"/>
      <w:numFmt w:val="lowerLetter"/>
      <w:lvlText w:val="%5"/>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1EDE3C">
      <w:start w:val="1"/>
      <w:numFmt w:val="lowerRoman"/>
      <w:lvlText w:val="%6"/>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CED0EE">
      <w:start w:val="1"/>
      <w:numFmt w:val="decimal"/>
      <w:lvlText w:val="%7"/>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42058B8">
      <w:start w:val="1"/>
      <w:numFmt w:val="lowerLetter"/>
      <w:lvlText w:val="%8"/>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900F86">
      <w:start w:val="1"/>
      <w:numFmt w:val="lowerRoman"/>
      <w:lvlText w:val="%9"/>
      <w:lvlJc w:val="left"/>
      <w:pPr>
        <w:ind w:left="69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B4B46A7"/>
    <w:multiLevelType w:val="hybridMultilevel"/>
    <w:tmpl w:val="6CC40B62"/>
    <w:lvl w:ilvl="0" w:tplc="16EEF63E">
      <w:start w:val="1"/>
      <w:numFmt w:val="bullet"/>
      <w:lvlText w:val="●"/>
      <w:lvlJc w:val="left"/>
      <w:pPr>
        <w:ind w:left="1426"/>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1" w:tplc="5DAE566C">
      <w:start w:val="1"/>
      <w:numFmt w:val="bullet"/>
      <w:lvlText w:val="o"/>
      <w:lvlJc w:val="left"/>
      <w:pPr>
        <w:ind w:left="144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2" w:tplc="EDAEAC34">
      <w:start w:val="1"/>
      <w:numFmt w:val="bullet"/>
      <w:lvlText w:val="▪"/>
      <w:lvlJc w:val="left"/>
      <w:pPr>
        <w:ind w:left="216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3" w:tplc="DD349590">
      <w:start w:val="1"/>
      <w:numFmt w:val="bullet"/>
      <w:lvlText w:val="•"/>
      <w:lvlJc w:val="left"/>
      <w:pPr>
        <w:ind w:left="288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4" w:tplc="274AB854">
      <w:start w:val="1"/>
      <w:numFmt w:val="bullet"/>
      <w:lvlText w:val="o"/>
      <w:lvlJc w:val="left"/>
      <w:pPr>
        <w:ind w:left="360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5" w:tplc="FBDAA808">
      <w:start w:val="1"/>
      <w:numFmt w:val="bullet"/>
      <w:lvlText w:val="▪"/>
      <w:lvlJc w:val="left"/>
      <w:pPr>
        <w:ind w:left="432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6" w:tplc="E2FC6B52">
      <w:start w:val="1"/>
      <w:numFmt w:val="bullet"/>
      <w:lvlText w:val="•"/>
      <w:lvlJc w:val="left"/>
      <w:pPr>
        <w:ind w:left="504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7" w:tplc="8C88A0F0">
      <w:start w:val="1"/>
      <w:numFmt w:val="bullet"/>
      <w:lvlText w:val="o"/>
      <w:lvlJc w:val="left"/>
      <w:pPr>
        <w:ind w:left="576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8" w:tplc="B30685F8">
      <w:start w:val="1"/>
      <w:numFmt w:val="bullet"/>
      <w:lvlText w:val="▪"/>
      <w:lvlJc w:val="left"/>
      <w:pPr>
        <w:ind w:left="648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abstractNum>
  <w:abstractNum w:abstractNumId="31" w15:restartNumberingAfterBreak="0">
    <w:nsid w:val="4BB363B0"/>
    <w:multiLevelType w:val="hybridMultilevel"/>
    <w:tmpl w:val="49BE6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4F07DE"/>
    <w:multiLevelType w:val="hybridMultilevel"/>
    <w:tmpl w:val="227AF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6E62C6"/>
    <w:multiLevelType w:val="hybridMultilevel"/>
    <w:tmpl w:val="21B68BC8"/>
    <w:lvl w:ilvl="0" w:tplc="DF5C6E78">
      <w:start w:val="1"/>
      <w:numFmt w:val="bullet"/>
      <w:lvlText w:val="●"/>
      <w:lvlJc w:val="left"/>
      <w:pPr>
        <w:ind w:left="1426"/>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1" w:tplc="6828332E">
      <w:start w:val="1"/>
      <w:numFmt w:val="bullet"/>
      <w:lvlText w:val="o"/>
      <w:lvlJc w:val="left"/>
      <w:pPr>
        <w:ind w:left="144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2" w:tplc="D7627E02">
      <w:start w:val="1"/>
      <w:numFmt w:val="bullet"/>
      <w:lvlText w:val="▪"/>
      <w:lvlJc w:val="left"/>
      <w:pPr>
        <w:ind w:left="216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3" w:tplc="8D6CD47C">
      <w:start w:val="1"/>
      <w:numFmt w:val="bullet"/>
      <w:lvlText w:val="•"/>
      <w:lvlJc w:val="left"/>
      <w:pPr>
        <w:ind w:left="288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4" w:tplc="27D2F5BC">
      <w:start w:val="1"/>
      <w:numFmt w:val="bullet"/>
      <w:lvlText w:val="o"/>
      <w:lvlJc w:val="left"/>
      <w:pPr>
        <w:ind w:left="360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5" w:tplc="E4261678">
      <w:start w:val="1"/>
      <w:numFmt w:val="bullet"/>
      <w:lvlText w:val="▪"/>
      <w:lvlJc w:val="left"/>
      <w:pPr>
        <w:ind w:left="432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6" w:tplc="6354FA60">
      <w:start w:val="1"/>
      <w:numFmt w:val="bullet"/>
      <w:lvlText w:val="•"/>
      <w:lvlJc w:val="left"/>
      <w:pPr>
        <w:ind w:left="504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7" w:tplc="F35EECE2">
      <w:start w:val="1"/>
      <w:numFmt w:val="bullet"/>
      <w:lvlText w:val="o"/>
      <w:lvlJc w:val="left"/>
      <w:pPr>
        <w:ind w:left="576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8" w:tplc="3D2E6F56">
      <w:start w:val="1"/>
      <w:numFmt w:val="bullet"/>
      <w:lvlText w:val="▪"/>
      <w:lvlJc w:val="left"/>
      <w:pPr>
        <w:ind w:left="648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abstractNum>
  <w:abstractNum w:abstractNumId="34" w15:restartNumberingAfterBreak="0">
    <w:nsid w:val="54660FC3"/>
    <w:multiLevelType w:val="hybridMultilevel"/>
    <w:tmpl w:val="C62E7EE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5635720C"/>
    <w:multiLevelType w:val="hybridMultilevel"/>
    <w:tmpl w:val="EAF427E6"/>
    <w:lvl w:ilvl="0" w:tplc="7CE8777A">
      <w:start w:val="1"/>
      <w:numFmt w:val="decimal"/>
      <w:lvlText w:val="%1."/>
      <w:lvlJc w:val="left"/>
      <w:pPr>
        <w:ind w:left="1441" w:hanging="360"/>
      </w:pPr>
      <w:rPr>
        <w:rFonts w:hint="default"/>
        <w:i w:val="0"/>
        <w:color w:val="000000"/>
      </w:rPr>
    </w:lvl>
    <w:lvl w:ilvl="1" w:tplc="04090019" w:tentative="1">
      <w:start w:val="1"/>
      <w:numFmt w:val="lowerLetter"/>
      <w:lvlText w:val="%2."/>
      <w:lvlJc w:val="left"/>
      <w:pPr>
        <w:ind w:left="2161" w:hanging="360"/>
      </w:pPr>
    </w:lvl>
    <w:lvl w:ilvl="2" w:tplc="0409001B" w:tentative="1">
      <w:start w:val="1"/>
      <w:numFmt w:val="lowerRoman"/>
      <w:lvlText w:val="%3."/>
      <w:lvlJc w:val="right"/>
      <w:pPr>
        <w:ind w:left="2881" w:hanging="180"/>
      </w:pPr>
    </w:lvl>
    <w:lvl w:ilvl="3" w:tplc="0409000F" w:tentative="1">
      <w:start w:val="1"/>
      <w:numFmt w:val="decimal"/>
      <w:lvlText w:val="%4."/>
      <w:lvlJc w:val="left"/>
      <w:pPr>
        <w:ind w:left="3601" w:hanging="360"/>
      </w:pPr>
    </w:lvl>
    <w:lvl w:ilvl="4" w:tplc="04090019" w:tentative="1">
      <w:start w:val="1"/>
      <w:numFmt w:val="lowerLetter"/>
      <w:lvlText w:val="%5."/>
      <w:lvlJc w:val="left"/>
      <w:pPr>
        <w:ind w:left="4321" w:hanging="360"/>
      </w:pPr>
    </w:lvl>
    <w:lvl w:ilvl="5" w:tplc="0409001B" w:tentative="1">
      <w:start w:val="1"/>
      <w:numFmt w:val="lowerRoman"/>
      <w:lvlText w:val="%6."/>
      <w:lvlJc w:val="right"/>
      <w:pPr>
        <w:ind w:left="5041" w:hanging="180"/>
      </w:pPr>
    </w:lvl>
    <w:lvl w:ilvl="6" w:tplc="0409000F" w:tentative="1">
      <w:start w:val="1"/>
      <w:numFmt w:val="decimal"/>
      <w:lvlText w:val="%7."/>
      <w:lvlJc w:val="left"/>
      <w:pPr>
        <w:ind w:left="5761" w:hanging="360"/>
      </w:pPr>
    </w:lvl>
    <w:lvl w:ilvl="7" w:tplc="04090019" w:tentative="1">
      <w:start w:val="1"/>
      <w:numFmt w:val="lowerLetter"/>
      <w:lvlText w:val="%8."/>
      <w:lvlJc w:val="left"/>
      <w:pPr>
        <w:ind w:left="6481" w:hanging="360"/>
      </w:pPr>
    </w:lvl>
    <w:lvl w:ilvl="8" w:tplc="0409001B" w:tentative="1">
      <w:start w:val="1"/>
      <w:numFmt w:val="lowerRoman"/>
      <w:lvlText w:val="%9."/>
      <w:lvlJc w:val="right"/>
      <w:pPr>
        <w:ind w:left="7201" w:hanging="180"/>
      </w:pPr>
    </w:lvl>
  </w:abstractNum>
  <w:abstractNum w:abstractNumId="36" w15:restartNumberingAfterBreak="0">
    <w:nsid w:val="57551463"/>
    <w:multiLevelType w:val="hybridMultilevel"/>
    <w:tmpl w:val="E6EA6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ABF2723"/>
    <w:multiLevelType w:val="hybridMultilevel"/>
    <w:tmpl w:val="41CE0D4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8" w15:restartNumberingAfterBreak="0">
    <w:nsid w:val="5E885048"/>
    <w:multiLevelType w:val="hybridMultilevel"/>
    <w:tmpl w:val="D0528F40"/>
    <w:lvl w:ilvl="0" w:tplc="D8DC2CE6">
      <w:start w:val="1"/>
      <w:numFmt w:val="decimal"/>
      <w:lvlText w:val="%1."/>
      <w:lvlJc w:val="left"/>
      <w:pPr>
        <w:ind w:left="1801" w:hanging="360"/>
      </w:pPr>
      <w:rPr>
        <w:rFonts w:hint="default"/>
      </w:rPr>
    </w:lvl>
    <w:lvl w:ilvl="1" w:tplc="04090019" w:tentative="1">
      <w:start w:val="1"/>
      <w:numFmt w:val="lowerLetter"/>
      <w:lvlText w:val="%2."/>
      <w:lvlJc w:val="left"/>
      <w:pPr>
        <w:ind w:left="2521" w:hanging="360"/>
      </w:pPr>
    </w:lvl>
    <w:lvl w:ilvl="2" w:tplc="0409001B" w:tentative="1">
      <w:start w:val="1"/>
      <w:numFmt w:val="lowerRoman"/>
      <w:lvlText w:val="%3."/>
      <w:lvlJc w:val="right"/>
      <w:pPr>
        <w:ind w:left="3241" w:hanging="180"/>
      </w:pPr>
    </w:lvl>
    <w:lvl w:ilvl="3" w:tplc="0409000F" w:tentative="1">
      <w:start w:val="1"/>
      <w:numFmt w:val="decimal"/>
      <w:lvlText w:val="%4."/>
      <w:lvlJc w:val="left"/>
      <w:pPr>
        <w:ind w:left="3961" w:hanging="360"/>
      </w:pPr>
    </w:lvl>
    <w:lvl w:ilvl="4" w:tplc="04090019" w:tentative="1">
      <w:start w:val="1"/>
      <w:numFmt w:val="lowerLetter"/>
      <w:lvlText w:val="%5."/>
      <w:lvlJc w:val="left"/>
      <w:pPr>
        <w:ind w:left="4681" w:hanging="360"/>
      </w:pPr>
    </w:lvl>
    <w:lvl w:ilvl="5" w:tplc="0409001B" w:tentative="1">
      <w:start w:val="1"/>
      <w:numFmt w:val="lowerRoman"/>
      <w:lvlText w:val="%6."/>
      <w:lvlJc w:val="right"/>
      <w:pPr>
        <w:ind w:left="5401" w:hanging="180"/>
      </w:pPr>
    </w:lvl>
    <w:lvl w:ilvl="6" w:tplc="0409000F" w:tentative="1">
      <w:start w:val="1"/>
      <w:numFmt w:val="decimal"/>
      <w:lvlText w:val="%7."/>
      <w:lvlJc w:val="left"/>
      <w:pPr>
        <w:ind w:left="6121" w:hanging="360"/>
      </w:pPr>
    </w:lvl>
    <w:lvl w:ilvl="7" w:tplc="04090019" w:tentative="1">
      <w:start w:val="1"/>
      <w:numFmt w:val="lowerLetter"/>
      <w:lvlText w:val="%8."/>
      <w:lvlJc w:val="left"/>
      <w:pPr>
        <w:ind w:left="6841" w:hanging="360"/>
      </w:pPr>
    </w:lvl>
    <w:lvl w:ilvl="8" w:tplc="0409001B" w:tentative="1">
      <w:start w:val="1"/>
      <w:numFmt w:val="lowerRoman"/>
      <w:lvlText w:val="%9."/>
      <w:lvlJc w:val="right"/>
      <w:pPr>
        <w:ind w:left="7561" w:hanging="180"/>
      </w:pPr>
    </w:lvl>
  </w:abstractNum>
  <w:abstractNum w:abstractNumId="39" w15:restartNumberingAfterBreak="0">
    <w:nsid w:val="5FE633AA"/>
    <w:multiLevelType w:val="hybridMultilevel"/>
    <w:tmpl w:val="789C6A6A"/>
    <w:lvl w:ilvl="0" w:tplc="1DACC4D4">
      <w:start w:val="1"/>
      <w:numFmt w:val="decimal"/>
      <w:lvlText w:val="%1."/>
      <w:lvlJc w:val="left"/>
      <w:pPr>
        <w:ind w:left="1800" w:hanging="360"/>
      </w:pPr>
      <w:rPr>
        <w:rFonts w:hint="default"/>
        <w:i w:val="0"/>
        <w:color w:val="00000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616356B5"/>
    <w:multiLevelType w:val="hybridMultilevel"/>
    <w:tmpl w:val="2F8A1608"/>
    <w:lvl w:ilvl="0" w:tplc="B048272E">
      <w:start w:val="1"/>
      <w:numFmt w:val="bullet"/>
      <w:lvlText w:val="●"/>
      <w:lvlJc w:val="left"/>
      <w:pPr>
        <w:ind w:left="1076"/>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1" w:tplc="93D86D84">
      <w:start w:val="1"/>
      <w:numFmt w:val="bullet"/>
      <w:lvlText w:val="o"/>
      <w:lvlJc w:val="left"/>
      <w:pPr>
        <w:ind w:left="144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2" w:tplc="FB6AD4A4">
      <w:start w:val="1"/>
      <w:numFmt w:val="bullet"/>
      <w:lvlText w:val="▪"/>
      <w:lvlJc w:val="left"/>
      <w:pPr>
        <w:ind w:left="216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3" w:tplc="44EC9F22">
      <w:start w:val="1"/>
      <w:numFmt w:val="bullet"/>
      <w:lvlText w:val="•"/>
      <w:lvlJc w:val="left"/>
      <w:pPr>
        <w:ind w:left="288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4" w:tplc="4D7CF360">
      <w:start w:val="1"/>
      <w:numFmt w:val="bullet"/>
      <w:lvlText w:val="o"/>
      <w:lvlJc w:val="left"/>
      <w:pPr>
        <w:ind w:left="360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5" w:tplc="66683F4E">
      <w:start w:val="1"/>
      <w:numFmt w:val="bullet"/>
      <w:lvlText w:val="▪"/>
      <w:lvlJc w:val="left"/>
      <w:pPr>
        <w:ind w:left="432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6" w:tplc="F9C6D5EE">
      <w:start w:val="1"/>
      <w:numFmt w:val="bullet"/>
      <w:lvlText w:val="•"/>
      <w:lvlJc w:val="left"/>
      <w:pPr>
        <w:ind w:left="504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7" w:tplc="C02601F0">
      <w:start w:val="1"/>
      <w:numFmt w:val="bullet"/>
      <w:lvlText w:val="o"/>
      <w:lvlJc w:val="left"/>
      <w:pPr>
        <w:ind w:left="576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8" w:tplc="B3623EAA">
      <w:start w:val="1"/>
      <w:numFmt w:val="bullet"/>
      <w:lvlText w:val="▪"/>
      <w:lvlJc w:val="left"/>
      <w:pPr>
        <w:ind w:left="648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abstractNum>
  <w:abstractNum w:abstractNumId="41" w15:restartNumberingAfterBreak="0">
    <w:nsid w:val="62617027"/>
    <w:multiLevelType w:val="hybridMultilevel"/>
    <w:tmpl w:val="9C781EB2"/>
    <w:lvl w:ilvl="0" w:tplc="F800AF76">
      <w:start w:val="1"/>
      <w:numFmt w:val="bullet"/>
      <w:lvlText w:val="●"/>
      <w:lvlJc w:val="left"/>
      <w:pPr>
        <w:ind w:left="1426"/>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1" w:tplc="F8D801C0">
      <w:start w:val="1"/>
      <w:numFmt w:val="bullet"/>
      <w:lvlText w:val="o"/>
      <w:lvlJc w:val="left"/>
      <w:pPr>
        <w:ind w:left="1080"/>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2" w:tplc="A008F14E">
      <w:start w:val="1"/>
      <w:numFmt w:val="bullet"/>
      <w:lvlText w:val="▪"/>
      <w:lvlJc w:val="left"/>
      <w:pPr>
        <w:ind w:left="1800"/>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3" w:tplc="F7A2997A">
      <w:start w:val="1"/>
      <w:numFmt w:val="bullet"/>
      <w:lvlText w:val="•"/>
      <w:lvlJc w:val="left"/>
      <w:pPr>
        <w:ind w:left="2520"/>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4" w:tplc="84CAB962">
      <w:start w:val="1"/>
      <w:numFmt w:val="bullet"/>
      <w:lvlText w:val="o"/>
      <w:lvlJc w:val="left"/>
      <w:pPr>
        <w:ind w:left="3240"/>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5" w:tplc="69E633D2">
      <w:start w:val="1"/>
      <w:numFmt w:val="bullet"/>
      <w:lvlText w:val="▪"/>
      <w:lvlJc w:val="left"/>
      <w:pPr>
        <w:ind w:left="3960"/>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6" w:tplc="6FE4D7D6">
      <w:start w:val="1"/>
      <w:numFmt w:val="bullet"/>
      <w:lvlText w:val="•"/>
      <w:lvlJc w:val="left"/>
      <w:pPr>
        <w:ind w:left="4680"/>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7" w:tplc="B38EE466">
      <w:start w:val="1"/>
      <w:numFmt w:val="bullet"/>
      <w:lvlText w:val="o"/>
      <w:lvlJc w:val="left"/>
      <w:pPr>
        <w:ind w:left="5400"/>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8" w:tplc="C29212A0">
      <w:start w:val="1"/>
      <w:numFmt w:val="bullet"/>
      <w:lvlText w:val="▪"/>
      <w:lvlJc w:val="left"/>
      <w:pPr>
        <w:ind w:left="6120"/>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abstractNum>
  <w:abstractNum w:abstractNumId="42" w15:restartNumberingAfterBreak="0">
    <w:nsid w:val="64A723BD"/>
    <w:multiLevelType w:val="hybridMultilevel"/>
    <w:tmpl w:val="8C0AE218"/>
    <w:lvl w:ilvl="0" w:tplc="73BA34F8">
      <w:start w:val="1"/>
      <w:numFmt w:val="lowerRoman"/>
      <w:lvlText w:val="%1."/>
      <w:lvlJc w:val="left"/>
      <w:pPr>
        <w:ind w:left="2520" w:hanging="720"/>
      </w:pPr>
      <w:rPr>
        <w:rFonts w:hint="default"/>
        <w:i w:val="0"/>
        <w:color w:val="auto"/>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3" w15:restartNumberingAfterBreak="0">
    <w:nsid w:val="6A9F3586"/>
    <w:multiLevelType w:val="hybridMultilevel"/>
    <w:tmpl w:val="1A242EF4"/>
    <w:lvl w:ilvl="0" w:tplc="EC288148">
      <w:start w:val="1"/>
      <w:numFmt w:val="bullet"/>
      <w:lvlText w:val="-"/>
      <w:lvlJc w:val="left"/>
      <w:pPr>
        <w:ind w:left="1441" w:hanging="360"/>
      </w:pPr>
      <w:rPr>
        <w:rFonts w:ascii="Times New Roman" w:eastAsia="Times New Roman" w:hAnsi="Times New Roman" w:cs="Times New Roman" w:hint="default"/>
        <w:i w:val="0"/>
        <w:color w:val="000000"/>
      </w:rPr>
    </w:lvl>
    <w:lvl w:ilvl="1" w:tplc="04090003" w:tentative="1">
      <w:start w:val="1"/>
      <w:numFmt w:val="bullet"/>
      <w:lvlText w:val="o"/>
      <w:lvlJc w:val="left"/>
      <w:pPr>
        <w:ind w:left="2161" w:hanging="360"/>
      </w:pPr>
      <w:rPr>
        <w:rFonts w:ascii="Courier New" w:hAnsi="Courier New" w:cs="Courier New" w:hint="default"/>
      </w:rPr>
    </w:lvl>
    <w:lvl w:ilvl="2" w:tplc="04090005" w:tentative="1">
      <w:start w:val="1"/>
      <w:numFmt w:val="bullet"/>
      <w:lvlText w:val=""/>
      <w:lvlJc w:val="left"/>
      <w:pPr>
        <w:ind w:left="2881" w:hanging="360"/>
      </w:pPr>
      <w:rPr>
        <w:rFonts w:ascii="Wingdings" w:hAnsi="Wingdings" w:hint="default"/>
      </w:rPr>
    </w:lvl>
    <w:lvl w:ilvl="3" w:tplc="04090001" w:tentative="1">
      <w:start w:val="1"/>
      <w:numFmt w:val="bullet"/>
      <w:lvlText w:val=""/>
      <w:lvlJc w:val="left"/>
      <w:pPr>
        <w:ind w:left="3601" w:hanging="360"/>
      </w:pPr>
      <w:rPr>
        <w:rFonts w:ascii="Symbol" w:hAnsi="Symbol" w:hint="default"/>
      </w:rPr>
    </w:lvl>
    <w:lvl w:ilvl="4" w:tplc="04090003" w:tentative="1">
      <w:start w:val="1"/>
      <w:numFmt w:val="bullet"/>
      <w:lvlText w:val="o"/>
      <w:lvlJc w:val="left"/>
      <w:pPr>
        <w:ind w:left="4321" w:hanging="360"/>
      </w:pPr>
      <w:rPr>
        <w:rFonts w:ascii="Courier New" w:hAnsi="Courier New" w:cs="Courier New" w:hint="default"/>
      </w:rPr>
    </w:lvl>
    <w:lvl w:ilvl="5" w:tplc="04090005" w:tentative="1">
      <w:start w:val="1"/>
      <w:numFmt w:val="bullet"/>
      <w:lvlText w:val=""/>
      <w:lvlJc w:val="left"/>
      <w:pPr>
        <w:ind w:left="5041" w:hanging="360"/>
      </w:pPr>
      <w:rPr>
        <w:rFonts w:ascii="Wingdings" w:hAnsi="Wingdings" w:hint="default"/>
      </w:rPr>
    </w:lvl>
    <w:lvl w:ilvl="6" w:tplc="04090001" w:tentative="1">
      <w:start w:val="1"/>
      <w:numFmt w:val="bullet"/>
      <w:lvlText w:val=""/>
      <w:lvlJc w:val="left"/>
      <w:pPr>
        <w:ind w:left="5761" w:hanging="360"/>
      </w:pPr>
      <w:rPr>
        <w:rFonts w:ascii="Symbol" w:hAnsi="Symbol" w:hint="default"/>
      </w:rPr>
    </w:lvl>
    <w:lvl w:ilvl="7" w:tplc="04090003" w:tentative="1">
      <w:start w:val="1"/>
      <w:numFmt w:val="bullet"/>
      <w:lvlText w:val="o"/>
      <w:lvlJc w:val="left"/>
      <w:pPr>
        <w:ind w:left="6481" w:hanging="360"/>
      </w:pPr>
      <w:rPr>
        <w:rFonts w:ascii="Courier New" w:hAnsi="Courier New" w:cs="Courier New" w:hint="default"/>
      </w:rPr>
    </w:lvl>
    <w:lvl w:ilvl="8" w:tplc="04090005" w:tentative="1">
      <w:start w:val="1"/>
      <w:numFmt w:val="bullet"/>
      <w:lvlText w:val=""/>
      <w:lvlJc w:val="left"/>
      <w:pPr>
        <w:ind w:left="7201" w:hanging="360"/>
      </w:pPr>
      <w:rPr>
        <w:rFonts w:ascii="Wingdings" w:hAnsi="Wingdings" w:hint="default"/>
      </w:rPr>
    </w:lvl>
  </w:abstractNum>
  <w:abstractNum w:abstractNumId="44" w15:restartNumberingAfterBreak="0">
    <w:nsid w:val="6D2B60B3"/>
    <w:multiLevelType w:val="hybridMultilevel"/>
    <w:tmpl w:val="193C5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E2373A7"/>
    <w:multiLevelType w:val="hybridMultilevel"/>
    <w:tmpl w:val="2E4C8D7A"/>
    <w:lvl w:ilvl="0" w:tplc="2DD21912">
      <w:start w:val="1"/>
      <w:numFmt w:val="bullet"/>
      <w:lvlText w:val="●"/>
      <w:lvlJc w:val="left"/>
      <w:pPr>
        <w:ind w:left="1426"/>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1" w:tplc="1AE07524">
      <w:start w:val="1"/>
      <w:numFmt w:val="bullet"/>
      <w:lvlText w:val="o"/>
      <w:lvlJc w:val="left"/>
      <w:pPr>
        <w:ind w:left="144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2" w:tplc="66AEA4D8">
      <w:start w:val="1"/>
      <w:numFmt w:val="bullet"/>
      <w:lvlText w:val="▪"/>
      <w:lvlJc w:val="left"/>
      <w:pPr>
        <w:ind w:left="216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3" w:tplc="6DCC89B6">
      <w:start w:val="1"/>
      <w:numFmt w:val="bullet"/>
      <w:lvlText w:val="•"/>
      <w:lvlJc w:val="left"/>
      <w:pPr>
        <w:ind w:left="288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4" w:tplc="B6C2D2AA">
      <w:start w:val="1"/>
      <w:numFmt w:val="bullet"/>
      <w:lvlText w:val="o"/>
      <w:lvlJc w:val="left"/>
      <w:pPr>
        <w:ind w:left="360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5" w:tplc="567093DC">
      <w:start w:val="1"/>
      <w:numFmt w:val="bullet"/>
      <w:lvlText w:val="▪"/>
      <w:lvlJc w:val="left"/>
      <w:pPr>
        <w:ind w:left="432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6" w:tplc="E08E396E">
      <w:start w:val="1"/>
      <w:numFmt w:val="bullet"/>
      <w:lvlText w:val="•"/>
      <w:lvlJc w:val="left"/>
      <w:pPr>
        <w:ind w:left="504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7" w:tplc="A0B25F1A">
      <w:start w:val="1"/>
      <w:numFmt w:val="bullet"/>
      <w:lvlText w:val="o"/>
      <w:lvlJc w:val="left"/>
      <w:pPr>
        <w:ind w:left="576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8" w:tplc="CDF8433E">
      <w:start w:val="1"/>
      <w:numFmt w:val="bullet"/>
      <w:lvlText w:val="▪"/>
      <w:lvlJc w:val="left"/>
      <w:pPr>
        <w:ind w:left="648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abstractNum>
  <w:abstractNum w:abstractNumId="46" w15:restartNumberingAfterBreak="0">
    <w:nsid w:val="6EBB4263"/>
    <w:multiLevelType w:val="hybridMultilevel"/>
    <w:tmpl w:val="44CA5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0855BBE"/>
    <w:multiLevelType w:val="hybridMultilevel"/>
    <w:tmpl w:val="7F08B57C"/>
    <w:lvl w:ilvl="0" w:tplc="77383804">
      <w:start w:val="1"/>
      <w:numFmt w:val="upperRoman"/>
      <w:lvlText w:val="%1"/>
      <w:lvlJc w:val="left"/>
      <w:pPr>
        <w:ind w:left="8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C208E20">
      <w:start w:val="1"/>
      <w:numFmt w:val="decimal"/>
      <w:lvlRestart w:val="0"/>
      <w:lvlText w:val="%2"/>
      <w:lvlJc w:val="left"/>
      <w:pPr>
        <w:ind w:left="8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A78FE9C">
      <w:start w:val="1"/>
      <w:numFmt w:val="lowerRoman"/>
      <w:lvlText w:val="%3"/>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8E83B38">
      <w:start w:val="1"/>
      <w:numFmt w:val="decimal"/>
      <w:lvlText w:val="%4"/>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843A18">
      <w:start w:val="1"/>
      <w:numFmt w:val="lowerLetter"/>
      <w:lvlText w:val="%5"/>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9AAD02E">
      <w:start w:val="1"/>
      <w:numFmt w:val="lowerRoman"/>
      <w:lvlText w:val="%6"/>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BD08428">
      <w:start w:val="1"/>
      <w:numFmt w:val="decimal"/>
      <w:lvlText w:val="%7"/>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A34B7F0">
      <w:start w:val="1"/>
      <w:numFmt w:val="lowerLetter"/>
      <w:lvlText w:val="%8"/>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AA927C">
      <w:start w:val="1"/>
      <w:numFmt w:val="lowerRoman"/>
      <w:lvlText w:val="%9"/>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751B6C57"/>
    <w:multiLevelType w:val="hybridMultilevel"/>
    <w:tmpl w:val="14BCEAAA"/>
    <w:lvl w:ilvl="0" w:tplc="E5207E3A">
      <w:start w:val="4"/>
      <w:numFmt w:val="bullet"/>
      <w:lvlText w:val="-"/>
      <w:lvlJc w:val="left"/>
      <w:pPr>
        <w:ind w:left="1441" w:hanging="360"/>
      </w:pPr>
      <w:rPr>
        <w:rFonts w:ascii="Times New Roman" w:eastAsia="Times New Roman" w:hAnsi="Times New Roman" w:cs="Times New Roman" w:hint="default"/>
        <w:i w:val="0"/>
        <w:color w:val="000000"/>
      </w:rPr>
    </w:lvl>
    <w:lvl w:ilvl="1" w:tplc="04090003" w:tentative="1">
      <w:start w:val="1"/>
      <w:numFmt w:val="bullet"/>
      <w:lvlText w:val="o"/>
      <w:lvlJc w:val="left"/>
      <w:pPr>
        <w:ind w:left="2161" w:hanging="360"/>
      </w:pPr>
      <w:rPr>
        <w:rFonts w:ascii="Courier New" w:hAnsi="Courier New" w:cs="Courier New" w:hint="default"/>
      </w:rPr>
    </w:lvl>
    <w:lvl w:ilvl="2" w:tplc="04090005" w:tentative="1">
      <w:start w:val="1"/>
      <w:numFmt w:val="bullet"/>
      <w:lvlText w:val=""/>
      <w:lvlJc w:val="left"/>
      <w:pPr>
        <w:ind w:left="2881" w:hanging="360"/>
      </w:pPr>
      <w:rPr>
        <w:rFonts w:ascii="Wingdings" w:hAnsi="Wingdings" w:hint="default"/>
      </w:rPr>
    </w:lvl>
    <w:lvl w:ilvl="3" w:tplc="04090001" w:tentative="1">
      <w:start w:val="1"/>
      <w:numFmt w:val="bullet"/>
      <w:lvlText w:val=""/>
      <w:lvlJc w:val="left"/>
      <w:pPr>
        <w:ind w:left="3601" w:hanging="360"/>
      </w:pPr>
      <w:rPr>
        <w:rFonts w:ascii="Symbol" w:hAnsi="Symbol" w:hint="default"/>
      </w:rPr>
    </w:lvl>
    <w:lvl w:ilvl="4" w:tplc="04090003" w:tentative="1">
      <w:start w:val="1"/>
      <w:numFmt w:val="bullet"/>
      <w:lvlText w:val="o"/>
      <w:lvlJc w:val="left"/>
      <w:pPr>
        <w:ind w:left="4321" w:hanging="360"/>
      </w:pPr>
      <w:rPr>
        <w:rFonts w:ascii="Courier New" w:hAnsi="Courier New" w:cs="Courier New" w:hint="default"/>
      </w:rPr>
    </w:lvl>
    <w:lvl w:ilvl="5" w:tplc="04090005" w:tentative="1">
      <w:start w:val="1"/>
      <w:numFmt w:val="bullet"/>
      <w:lvlText w:val=""/>
      <w:lvlJc w:val="left"/>
      <w:pPr>
        <w:ind w:left="5041" w:hanging="360"/>
      </w:pPr>
      <w:rPr>
        <w:rFonts w:ascii="Wingdings" w:hAnsi="Wingdings" w:hint="default"/>
      </w:rPr>
    </w:lvl>
    <w:lvl w:ilvl="6" w:tplc="04090001" w:tentative="1">
      <w:start w:val="1"/>
      <w:numFmt w:val="bullet"/>
      <w:lvlText w:val=""/>
      <w:lvlJc w:val="left"/>
      <w:pPr>
        <w:ind w:left="5761" w:hanging="360"/>
      </w:pPr>
      <w:rPr>
        <w:rFonts w:ascii="Symbol" w:hAnsi="Symbol" w:hint="default"/>
      </w:rPr>
    </w:lvl>
    <w:lvl w:ilvl="7" w:tplc="04090003" w:tentative="1">
      <w:start w:val="1"/>
      <w:numFmt w:val="bullet"/>
      <w:lvlText w:val="o"/>
      <w:lvlJc w:val="left"/>
      <w:pPr>
        <w:ind w:left="6481" w:hanging="360"/>
      </w:pPr>
      <w:rPr>
        <w:rFonts w:ascii="Courier New" w:hAnsi="Courier New" w:cs="Courier New" w:hint="default"/>
      </w:rPr>
    </w:lvl>
    <w:lvl w:ilvl="8" w:tplc="04090005" w:tentative="1">
      <w:start w:val="1"/>
      <w:numFmt w:val="bullet"/>
      <w:lvlText w:val=""/>
      <w:lvlJc w:val="left"/>
      <w:pPr>
        <w:ind w:left="7201" w:hanging="360"/>
      </w:pPr>
      <w:rPr>
        <w:rFonts w:ascii="Wingdings" w:hAnsi="Wingdings" w:hint="default"/>
      </w:rPr>
    </w:lvl>
  </w:abstractNum>
  <w:abstractNum w:abstractNumId="49" w15:restartNumberingAfterBreak="0">
    <w:nsid w:val="793F2FD1"/>
    <w:multiLevelType w:val="hybridMultilevel"/>
    <w:tmpl w:val="4CAE25F4"/>
    <w:lvl w:ilvl="0" w:tplc="6A466C72">
      <w:start w:val="1"/>
      <w:numFmt w:val="bullet"/>
      <w:lvlText w:val="●"/>
      <w:lvlJc w:val="left"/>
      <w:pPr>
        <w:ind w:left="1426"/>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1" w:tplc="CBC6E878">
      <w:start w:val="1"/>
      <w:numFmt w:val="bullet"/>
      <w:lvlText w:val="o"/>
      <w:lvlJc w:val="left"/>
      <w:pPr>
        <w:ind w:left="144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2" w:tplc="C53C147A">
      <w:start w:val="1"/>
      <w:numFmt w:val="bullet"/>
      <w:lvlText w:val="▪"/>
      <w:lvlJc w:val="left"/>
      <w:pPr>
        <w:ind w:left="216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3" w:tplc="0954270E">
      <w:start w:val="1"/>
      <w:numFmt w:val="bullet"/>
      <w:lvlText w:val="•"/>
      <w:lvlJc w:val="left"/>
      <w:pPr>
        <w:ind w:left="288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4" w:tplc="BD167606">
      <w:start w:val="1"/>
      <w:numFmt w:val="bullet"/>
      <w:lvlText w:val="o"/>
      <w:lvlJc w:val="left"/>
      <w:pPr>
        <w:ind w:left="360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5" w:tplc="3BD25FEE">
      <w:start w:val="1"/>
      <w:numFmt w:val="bullet"/>
      <w:lvlText w:val="▪"/>
      <w:lvlJc w:val="left"/>
      <w:pPr>
        <w:ind w:left="432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6" w:tplc="B9322D1C">
      <w:start w:val="1"/>
      <w:numFmt w:val="bullet"/>
      <w:lvlText w:val="•"/>
      <w:lvlJc w:val="left"/>
      <w:pPr>
        <w:ind w:left="504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7" w:tplc="ED881612">
      <w:start w:val="1"/>
      <w:numFmt w:val="bullet"/>
      <w:lvlText w:val="o"/>
      <w:lvlJc w:val="left"/>
      <w:pPr>
        <w:ind w:left="576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8" w:tplc="085E7A76">
      <w:start w:val="1"/>
      <w:numFmt w:val="bullet"/>
      <w:lvlText w:val="▪"/>
      <w:lvlJc w:val="left"/>
      <w:pPr>
        <w:ind w:left="648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abstractNum>
  <w:abstractNum w:abstractNumId="50" w15:restartNumberingAfterBreak="0">
    <w:nsid w:val="7D574521"/>
    <w:multiLevelType w:val="hybridMultilevel"/>
    <w:tmpl w:val="6E60EEAC"/>
    <w:lvl w:ilvl="0" w:tplc="BF78F7C8">
      <w:start w:val="1"/>
      <w:numFmt w:val="bullet"/>
      <w:lvlText w:val="●"/>
      <w:lvlJc w:val="left"/>
      <w:pPr>
        <w:ind w:left="1426"/>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1" w:tplc="3F3C481A">
      <w:start w:val="1"/>
      <w:numFmt w:val="bullet"/>
      <w:lvlText w:val="o"/>
      <w:lvlJc w:val="left"/>
      <w:pPr>
        <w:ind w:left="144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2" w:tplc="7E52B6D2">
      <w:start w:val="1"/>
      <w:numFmt w:val="bullet"/>
      <w:lvlText w:val="▪"/>
      <w:lvlJc w:val="left"/>
      <w:pPr>
        <w:ind w:left="216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3" w:tplc="421EF80A">
      <w:start w:val="1"/>
      <w:numFmt w:val="bullet"/>
      <w:lvlText w:val="•"/>
      <w:lvlJc w:val="left"/>
      <w:pPr>
        <w:ind w:left="288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4" w:tplc="597444AA">
      <w:start w:val="1"/>
      <w:numFmt w:val="bullet"/>
      <w:lvlText w:val="o"/>
      <w:lvlJc w:val="left"/>
      <w:pPr>
        <w:ind w:left="360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5" w:tplc="8FB48188">
      <w:start w:val="1"/>
      <w:numFmt w:val="bullet"/>
      <w:lvlText w:val="▪"/>
      <w:lvlJc w:val="left"/>
      <w:pPr>
        <w:ind w:left="432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6" w:tplc="D9529704">
      <w:start w:val="1"/>
      <w:numFmt w:val="bullet"/>
      <w:lvlText w:val="•"/>
      <w:lvlJc w:val="left"/>
      <w:pPr>
        <w:ind w:left="504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7" w:tplc="E49A8FCE">
      <w:start w:val="1"/>
      <w:numFmt w:val="bullet"/>
      <w:lvlText w:val="o"/>
      <w:lvlJc w:val="left"/>
      <w:pPr>
        <w:ind w:left="576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lvl w:ilvl="8" w:tplc="73FE60FC">
      <w:start w:val="1"/>
      <w:numFmt w:val="bullet"/>
      <w:lvlText w:val="▪"/>
      <w:lvlJc w:val="left"/>
      <w:pPr>
        <w:ind w:left="6481"/>
      </w:pPr>
      <w:rPr>
        <w:rFonts w:ascii="Times New Roman" w:eastAsia="Times New Roman" w:hAnsi="Times New Roman" w:cs="Times New Roman"/>
        <w:b w:val="0"/>
        <w:i/>
        <w:iCs/>
        <w:strike w:val="0"/>
        <w:dstrike w:val="0"/>
        <w:color w:val="FF0000"/>
        <w:sz w:val="24"/>
        <w:szCs w:val="24"/>
        <w:u w:val="none" w:color="000000"/>
        <w:bdr w:val="none" w:sz="0" w:space="0" w:color="auto"/>
        <w:shd w:val="clear" w:color="auto" w:fill="auto"/>
        <w:vertAlign w:val="baseline"/>
      </w:rPr>
    </w:lvl>
  </w:abstractNum>
  <w:num w:numId="1" w16cid:durableId="579606570">
    <w:abstractNumId w:val="4"/>
  </w:num>
  <w:num w:numId="2" w16cid:durableId="941643264">
    <w:abstractNumId w:val="47"/>
  </w:num>
  <w:num w:numId="3" w16cid:durableId="1862163903">
    <w:abstractNumId w:val="24"/>
  </w:num>
  <w:num w:numId="4" w16cid:durableId="1392849267">
    <w:abstractNumId w:val="14"/>
  </w:num>
  <w:num w:numId="5" w16cid:durableId="1817333884">
    <w:abstractNumId w:val="21"/>
  </w:num>
  <w:num w:numId="6" w16cid:durableId="917983964">
    <w:abstractNumId w:val="33"/>
  </w:num>
  <w:num w:numId="7" w16cid:durableId="282272083">
    <w:abstractNumId w:val="0"/>
  </w:num>
  <w:num w:numId="8" w16cid:durableId="488137498">
    <w:abstractNumId w:val="40"/>
  </w:num>
  <w:num w:numId="9" w16cid:durableId="555512241">
    <w:abstractNumId w:val="6"/>
  </w:num>
  <w:num w:numId="10" w16cid:durableId="2091269714">
    <w:abstractNumId w:val="41"/>
  </w:num>
  <w:num w:numId="11" w16cid:durableId="1514497280">
    <w:abstractNumId w:val="20"/>
  </w:num>
  <w:num w:numId="12" w16cid:durableId="766996150">
    <w:abstractNumId w:val="9"/>
  </w:num>
  <w:num w:numId="13" w16cid:durableId="1140997243">
    <w:abstractNumId w:val="45"/>
  </w:num>
  <w:num w:numId="14" w16cid:durableId="1265919562">
    <w:abstractNumId w:val="49"/>
  </w:num>
  <w:num w:numId="15" w16cid:durableId="1097170664">
    <w:abstractNumId w:val="50"/>
  </w:num>
  <w:num w:numId="16" w16cid:durableId="1848059567">
    <w:abstractNumId w:val="30"/>
  </w:num>
  <w:num w:numId="17" w16cid:durableId="611941227">
    <w:abstractNumId w:val="7"/>
  </w:num>
  <w:num w:numId="18" w16cid:durableId="472794646">
    <w:abstractNumId w:val="25"/>
  </w:num>
  <w:num w:numId="19" w16cid:durableId="949093105">
    <w:abstractNumId w:val="11"/>
  </w:num>
  <w:num w:numId="20" w16cid:durableId="14816020">
    <w:abstractNumId w:val="29"/>
  </w:num>
  <w:num w:numId="21" w16cid:durableId="1700933915">
    <w:abstractNumId w:val="38"/>
  </w:num>
  <w:num w:numId="22" w16cid:durableId="32848032">
    <w:abstractNumId w:val="35"/>
  </w:num>
  <w:num w:numId="23" w16cid:durableId="1075400689">
    <w:abstractNumId w:val="22"/>
  </w:num>
  <w:num w:numId="24" w16cid:durableId="974411203">
    <w:abstractNumId w:val="43"/>
  </w:num>
  <w:num w:numId="25" w16cid:durableId="510948277">
    <w:abstractNumId w:val="12"/>
  </w:num>
  <w:num w:numId="26" w16cid:durableId="784036303">
    <w:abstractNumId w:val="39"/>
  </w:num>
  <w:num w:numId="27" w16cid:durableId="1034231591">
    <w:abstractNumId w:val="42"/>
  </w:num>
  <w:num w:numId="28" w16cid:durableId="1413505412">
    <w:abstractNumId w:val="17"/>
  </w:num>
  <w:num w:numId="29" w16cid:durableId="1828090065">
    <w:abstractNumId w:val="44"/>
  </w:num>
  <w:num w:numId="30" w16cid:durableId="816610112">
    <w:abstractNumId w:val="28"/>
  </w:num>
  <w:num w:numId="31" w16cid:durableId="1885560241">
    <w:abstractNumId w:val="26"/>
  </w:num>
  <w:num w:numId="32" w16cid:durableId="1084180068">
    <w:abstractNumId w:val="36"/>
  </w:num>
  <w:num w:numId="33" w16cid:durableId="1840197265">
    <w:abstractNumId w:val="18"/>
  </w:num>
  <w:num w:numId="34" w16cid:durableId="5644359">
    <w:abstractNumId w:val="15"/>
  </w:num>
  <w:num w:numId="35" w16cid:durableId="1011836051">
    <w:abstractNumId w:val="48"/>
  </w:num>
  <w:num w:numId="36" w16cid:durableId="94445452">
    <w:abstractNumId w:val="5"/>
  </w:num>
  <w:num w:numId="37" w16cid:durableId="971247587">
    <w:abstractNumId w:val="19"/>
  </w:num>
  <w:num w:numId="38" w16cid:durableId="1240558747">
    <w:abstractNumId w:val="31"/>
  </w:num>
  <w:num w:numId="39" w16cid:durableId="1627588841">
    <w:abstractNumId w:val="37"/>
  </w:num>
  <w:num w:numId="40" w16cid:durableId="386151012">
    <w:abstractNumId w:val="8"/>
  </w:num>
  <w:num w:numId="41" w16cid:durableId="1234438707">
    <w:abstractNumId w:val="32"/>
  </w:num>
  <w:num w:numId="42" w16cid:durableId="909464310">
    <w:abstractNumId w:val="10"/>
  </w:num>
  <w:num w:numId="43" w16cid:durableId="495850214">
    <w:abstractNumId w:val="1"/>
  </w:num>
  <w:num w:numId="44" w16cid:durableId="455950937">
    <w:abstractNumId w:val="27"/>
  </w:num>
  <w:num w:numId="45" w16cid:durableId="1214583133">
    <w:abstractNumId w:val="46"/>
  </w:num>
  <w:num w:numId="46" w16cid:durableId="156506460">
    <w:abstractNumId w:val="16"/>
  </w:num>
  <w:num w:numId="47" w16cid:durableId="1126705428">
    <w:abstractNumId w:val="13"/>
  </w:num>
  <w:num w:numId="48" w16cid:durableId="2020888162">
    <w:abstractNumId w:val="23"/>
  </w:num>
  <w:num w:numId="49" w16cid:durableId="2034189374">
    <w:abstractNumId w:val="3"/>
  </w:num>
  <w:num w:numId="50" w16cid:durableId="1497301174">
    <w:abstractNumId w:val="2"/>
  </w:num>
  <w:num w:numId="51" w16cid:durableId="340164144">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chevarria, Marcos">
    <w15:presenceInfo w15:providerId="AD" w15:userId="S::mechev5@illinois.edu::e1c87118-8c94-447e-b7c7-9295eb82da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EC4"/>
    <w:rsid w:val="000123B4"/>
    <w:rsid w:val="00022CFE"/>
    <w:rsid w:val="00042603"/>
    <w:rsid w:val="00045EC4"/>
    <w:rsid w:val="00047775"/>
    <w:rsid w:val="00082C99"/>
    <w:rsid w:val="00085AF4"/>
    <w:rsid w:val="000D2CDC"/>
    <w:rsid w:val="00123C3C"/>
    <w:rsid w:val="00123DB3"/>
    <w:rsid w:val="00130B87"/>
    <w:rsid w:val="00142436"/>
    <w:rsid w:val="00154D7C"/>
    <w:rsid w:val="00155E7F"/>
    <w:rsid w:val="00170942"/>
    <w:rsid w:val="00173B82"/>
    <w:rsid w:val="00173D5B"/>
    <w:rsid w:val="001749DA"/>
    <w:rsid w:val="00175F51"/>
    <w:rsid w:val="001818AA"/>
    <w:rsid w:val="00197067"/>
    <w:rsid w:val="001B6FA3"/>
    <w:rsid w:val="001B787D"/>
    <w:rsid w:val="001C4C12"/>
    <w:rsid w:val="001C6383"/>
    <w:rsid w:val="001D7BF2"/>
    <w:rsid w:val="001E2A46"/>
    <w:rsid w:val="001E6BE3"/>
    <w:rsid w:val="001F5092"/>
    <w:rsid w:val="00224755"/>
    <w:rsid w:val="00231CB0"/>
    <w:rsid w:val="00292FD6"/>
    <w:rsid w:val="002A4E52"/>
    <w:rsid w:val="002B27DA"/>
    <w:rsid w:val="002B6529"/>
    <w:rsid w:val="002C73D6"/>
    <w:rsid w:val="002D5CB7"/>
    <w:rsid w:val="00310ED0"/>
    <w:rsid w:val="00327450"/>
    <w:rsid w:val="00330E5A"/>
    <w:rsid w:val="0034614A"/>
    <w:rsid w:val="003511B2"/>
    <w:rsid w:val="00362ABD"/>
    <w:rsid w:val="003640AB"/>
    <w:rsid w:val="00365006"/>
    <w:rsid w:val="00392769"/>
    <w:rsid w:val="00396402"/>
    <w:rsid w:val="003B7049"/>
    <w:rsid w:val="003D5D54"/>
    <w:rsid w:val="003D6DE4"/>
    <w:rsid w:val="003E1557"/>
    <w:rsid w:val="003E4B77"/>
    <w:rsid w:val="003F0FBB"/>
    <w:rsid w:val="0041370F"/>
    <w:rsid w:val="004141F2"/>
    <w:rsid w:val="00433C8D"/>
    <w:rsid w:val="00437D07"/>
    <w:rsid w:val="00453CA0"/>
    <w:rsid w:val="00461F9F"/>
    <w:rsid w:val="00470884"/>
    <w:rsid w:val="004750F8"/>
    <w:rsid w:val="004754B7"/>
    <w:rsid w:val="0048398A"/>
    <w:rsid w:val="004B3CE4"/>
    <w:rsid w:val="004B47CE"/>
    <w:rsid w:val="004C0B40"/>
    <w:rsid w:val="004D1AA5"/>
    <w:rsid w:val="004D4CD3"/>
    <w:rsid w:val="004E2D54"/>
    <w:rsid w:val="00526790"/>
    <w:rsid w:val="00536E36"/>
    <w:rsid w:val="00537C83"/>
    <w:rsid w:val="00575477"/>
    <w:rsid w:val="0058041A"/>
    <w:rsid w:val="005A289D"/>
    <w:rsid w:val="005A39DB"/>
    <w:rsid w:val="005B6707"/>
    <w:rsid w:val="005C1922"/>
    <w:rsid w:val="005C68AE"/>
    <w:rsid w:val="005C70DC"/>
    <w:rsid w:val="005E191D"/>
    <w:rsid w:val="00604EAF"/>
    <w:rsid w:val="00606FBD"/>
    <w:rsid w:val="0062166F"/>
    <w:rsid w:val="00627482"/>
    <w:rsid w:val="00627FB2"/>
    <w:rsid w:val="00643E0F"/>
    <w:rsid w:val="00665F78"/>
    <w:rsid w:val="0069706B"/>
    <w:rsid w:val="006A7761"/>
    <w:rsid w:val="006B6DE7"/>
    <w:rsid w:val="006C7DDC"/>
    <w:rsid w:val="006D3807"/>
    <w:rsid w:val="006F1D5D"/>
    <w:rsid w:val="006F7B3B"/>
    <w:rsid w:val="00710155"/>
    <w:rsid w:val="0071544E"/>
    <w:rsid w:val="007263EB"/>
    <w:rsid w:val="00752984"/>
    <w:rsid w:val="00757123"/>
    <w:rsid w:val="00791D69"/>
    <w:rsid w:val="007B0D92"/>
    <w:rsid w:val="007E675D"/>
    <w:rsid w:val="00813F13"/>
    <w:rsid w:val="00835B15"/>
    <w:rsid w:val="008A5877"/>
    <w:rsid w:val="008B3524"/>
    <w:rsid w:val="008C19AD"/>
    <w:rsid w:val="008C79C0"/>
    <w:rsid w:val="008E5B49"/>
    <w:rsid w:val="008F11F2"/>
    <w:rsid w:val="00911517"/>
    <w:rsid w:val="00944A3F"/>
    <w:rsid w:val="00953223"/>
    <w:rsid w:val="00975E04"/>
    <w:rsid w:val="009A5197"/>
    <w:rsid w:val="009D0792"/>
    <w:rsid w:val="009F0577"/>
    <w:rsid w:val="00A315CF"/>
    <w:rsid w:val="00A94CB7"/>
    <w:rsid w:val="00AA720B"/>
    <w:rsid w:val="00AC6D1A"/>
    <w:rsid w:val="00AD4806"/>
    <w:rsid w:val="00AD6D44"/>
    <w:rsid w:val="00AD7627"/>
    <w:rsid w:val="00AE6545"/>
    <w:rsid w:val="00B059D4"/>
    <w:rsid w:val="00B0630F"/>
    <w:rsid w:val="00B14265"/>
    <w:rsid w:val="00B24A44"/>
    <w:rsid w:val="00B30F6C"/>
    <w:rsid w:val="00B51C92"/>
    <w:rsid w:val="00B74C38"/>
    <w:rsid w:val="00B85292"/>
    <w:rsid w:val="00B93593"/>
    <w:rsid w:val="00BC3839"/>
    <w:rsid w:val="00BC7B14"/>
    <w:rsid w:val="00BE30DD"/>
    <w:rsid w:val="00BF54BD"/>
    <w:rsid w:val="00C14B5B"/>
    <w:rsid w:val="00C17718"/>
    <w:rsid w:val="00C33E81"/>
    <w:rsid w:val="00C418D8"/>
    <w:rsid w:val="00C41EB2"/>
    <w:rsid w:val="00C44589"/>
    <w:rsid w:val="00C82CF6"/>
    <w:rsid w:val="00CA398A"/>
    <w:rsid w:val="00CC0472"/>
    <w:rsid w:val="00CC579F"/>
    <w:rsid w:val="00CF6EDF"/>
    <w:rsid w:val="00D07DC6"/>
    <w:rsid w:val="00D26CC5"/>
    <w:rsid w:val="00D40FE5"/>
    <w:rsid w:val="00D43469"/>
    <w:rsid w:val="00D773AB"/>
    <w:rsid w:val="00D77C98"/>
    <w:rsid w:val="00D96FBF"/>
    <w:rsid w:val="00DB090A"/>
    <w:rsid w:val="00DB2823"/>
    <w:rsid w:val="00DD225F"/>
    <w:rsid w:val="00DD369B"/>
    <w:rsid w:val="00DE09AF"/>
    <w:rsid w:val="00E024D0"/>
    <w:rsid w:val="00E045C1"/>
    <w:rsid w:val="00E32B4B"/>
    <w:rsid w:val="00E33000"/>
    <w:rsid w:val="00E34084"/>
    <w:rsid w:val="00E34A1D"/>
    <w:rsid w:val="00E35220"/>
    <w:rsid w:val="00E3557F"/>
    <w:rsid w:val="00E371A3"/>
    <w:rsid w:val="00E639B9"/>
    <w:rsid w:val="00E91E89"/>
    <w:rsid w:val="00EA6942"/>
    <w:rsid w:val="00EB61F4"/>
    <w:rsid w:val="00EC1CC8"/>
    <w:rsid w:val="00ED5AD7"/>
    <w:rsid w:val="00EE1B32"/>
    <w:rsid w:val="00F164D3"/>
    <w:rsid w:val="00F41ADB"/>
    <w:rsid w:val="00F421CF"/>
    <w:rsid w:val="00F56E76"/>
    <w:rsid w:val="00F62CCB"/>
    <w:rsid w:val="00F83BFF"/>
    <w:rsid w:val="00F848BA"/>
    <w:rsid w:val="00F8796C"/>
    <w:rsid w:val="00FB4D2D"/>
    <w:rsid w:val="00FF1302"/>
    <w:rsid w:val="00FF48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46D129"/>
  <w15:docId w15:val="{37C738CF-C4A5-4E03-90C1-44B45F119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6DE4"/>
    <w:pPr>
      <w:spacing w:after="230" w:line="248" w:lineRule="auto"/>
      <w:ind w:left="730" w:right="11" w:hanging="10"/>
      <w:jc w:val="both"/>
    </w:pPr>
    <w:rPr>
      <w:rFonts w:ascii="Times New Roman" w:eastAsia="Times New Roman" w:hAnsi="Times New Roman" w:cs="Times New Roman"/>
      <w:i/>
      <w:color w:val="FF0000"/>
      <w:sz w:val="24"/>
    </w:rPr>
  </w:style>
  <w:style w:type="paragraph" w:styleId="Heading1">
    <w:name w:val="heading 1"/>
    <w:next w:val="Normal"/>
    <w:link w:val="Heading1Char"/>
    <w:uiPriority w:val="9"/>
    <w:qFormat/>
    <w:pPr>
      <w:keepNext/>
      <w:keepLines/>
      <w:spacing w:after="3"/>
      <w:ind w:left="10" w:right="10"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63"/>
      <w:ind w:left="725" w:hanging="10"/>
      <w:outlineLvl w:val="1"/>
    </w:pPr>
    <w:rPr>
      <w:rFonts w:ascii="Cambria" w:eastAsia="Cambria" w:hAnsi="Cambria" w:cs="Cambria"/>
      <w:b/>
      <w:color w:val="000000"/>
      <w:sz w:val="28"/>
    </w:rPr>
  </w:style>
  <w:style w:type="paragraph" w:styleId="Heading3">
    <w:name w:val="heading 3"/>
    <w:next w:val="Normal"/>
    <w:link w:val="Heading3Char"/>
    <w:uiPriority w:val="9"/>
    <w:unhideWhenUsed/>
    <w:qFormat/>
    <w:pPr>
      <w:keepNext/>
      <w:keepLines/>
      <w:spacing w:after="183"/>
      <w:ind w:left="370" w:hanging="10"/>
      <w:outlineLvl w:val="2"/>
    </w:pPr>
    <w:rPr>
      <w:rFonts w:ascii="Cambria" w:eastAsia="Cambria" w:hAnsi="Cambria" w:cs="Cambria"/>
      <w:b/>
      <w:color w:val="000000"/>
      <w:sz w:val="26"/>
    </w:rPr>
  </w:style>
  <w:style w:type="paragraph" w:styleId="Heading4">
    <w:name w:val="heading 4"/>
    <w:next w:val="Normal"/>
    <w:link w:val="Heading4Char"/>
    <w:uiPriority w:val="9"/>
    <w:unhideWhenUsed/>
    <w:qFormat/>
    <w:pPr>
      <w:keepNext/>
      <w:keepLines/>
      <w:spacing w:after="218" w:line="248" w:lineRule="auto"/>
      <w:ind w:left="730" w:hanging="10"/>
      <w:outlineLvl w:val="3"/>
    </w:pPr>
    <w:rPr>
      <w:rFonts w:ascii="Cambria" w:eastAsia="Cambria" w:hAnsi="Cambria" w:cs="Cambri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uiPriority w:val="9"/>
    <w:rPr>
      <w:rFonts w:ascii="Cambria" w:eastAsia="Cambria" w:hAnsi="Cambria" w:cs="Cambria"/>
      <w:b/>
      <w:color w:val="000000"/>
      <w:sz w:val="24"/>
    </w:rPr>
  </w:style>
  <w:style w:type="character" w:customStyle="1" w:styleId="Heading3Char">
    <w:name w:val="Heading 3 Char"/>
    <w:link w:val="Heading3"/>
    <w:uiPriority w:val="9"/>
    <w:rPr>
      <w:rFonts w:ascii="Cambria" w:eastAsia="Cambria" w:hAnsi="Cambria" w:cs="Cambria"/>
      <w:b/>
      <w:color w:val="000000"/>
      <w:sz w:val="26"/>
    </w:rPr>
  </w:style>
  <w:style w:type="character" w:customStyle="1" w:styleId="Heading2Char">
    <w:name w:val="Heading 2 Char"/>
    <w:link w:val="Heading2"/>
    <w:uiPriority w:val="9"/>
    <w:rPr>
      <w:rFonts w:ascii="Cambria" w:eastAsia="Cambria" w:hAnsi="Cambria" w:cs="Cambria"/>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Revision">
    <w:name w:val="Revision"/>
    <w:hidden/>
    <w:uiPriority w:val="99"/>
    <w:semiHidden/>
    <w:rsid w:val="00FB4D2D"/>
    <w:pPr>
      <w:spacing w:after="0" w:line="240" w:lineRule="auto"/>
    </w:pPr>
    <w:rPr>
      <w:rFonts w:ascii="Times New Roman" w:eastAsia="Times New Roman" w:hAnsi="Times New Roman" w:cs="Times New Roman"/>
      <w:i/>
      <w:color w:val="FF0000"/>
      <w:sz w:val="24"/>
    </w:rPr>
  </w:style>
  <w:style w:type="paragraph" w:styleId="ListParagraph">
    <w:name w:val="List Paragraph"/>
    <w:basedOn w:val="Normal"/>
    <w:uiPriority w:val="34"/>
    <w:qFormat/>
    <w:rsid w:val="00E024D0"/>
    <w:pPr>
      <w:ind w:left="720"/>
      <w:contextualSpacing/>
    </w:pPr>
  </w:style>
  <w:style w:type="table" w:styleId="TableGrid0">
    <w:name w:val="Table Grid"/>
    <w:basedOn w:val="TableNormal"/>
    <w:uiPriority w:val="39"/>
    <w:rsid w:val="00D26C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511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11B2"/>
    <w:rPr>
      <w:rFonts w:ascii="Times New Roman" w:eastAsia="Times New Roman" w:hAnsi="Times New Roman" w:cs="Times New Roman"/>
      <w:i/>
      <w:color w:val="FF0000"/>
      <w:sz w:val="24"/>
    </w:rPr>
  </w:style>
  <w:style w:type="paragraph" w:styleId="Footer">
    <w:name w:val="footer"/>
    <w:basedOn w:val="Normal"/>
    <w:link w:val="FooterChar"/>
    <w:uiPriority w:val="99"/>
    <w:unhideWhenUsed/>
    <w:rsid w:val="003511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11B2"/>
    <w:rPr>
      <w:rFonts w:ascii="Times New Roman" w:eastAsia="Times New Roman" w:hAnsi="Times New Roman" w:cs="Times New Roman"/>
      <w:i/>
      <w:color w:val="FF0000"/>
      <w:sz w:val="24"/>
    </w:rPr>
  </w:style>
  <w:style w:type="table" w:customStyle="1" w:styleId="TableGrid1">
    <w:name w:val="Table Grid1"/>
    <w:basedOn w:val="TableNormal"/>
    <w:next w:val="TableGrid0"/>
    <w:uiPriority w:val="59"/>
    <w:rsid w:val="00173B82"/>
    <w:pPr>
      <w:spacing w:after="0" w:line="240" w:lineRule="auto"/>
    </w:pPr>
    <w:rPr>
      <w:rFonts w:eastAsia="Calibri"/>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0"/>
    <w:uiPriority w:val="59"/>
    <w:rsid w:val="00F56E76"/>
    <w:pPr>
      <w:spacing w:after="0" w:line="240" w:lineRule="auto"/>
    </w:pPr>
    <w:rPr>
      <w:rFonts w:eastAsia="Calibri"/>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0"/>
    <w:uiPriority w:val="59"/>
    <w:rsid w:val="00E34A1D"/>
    <w:pPr>
      <w:spacing w:after="0" w:line="240" w:lineRule="auto"/>
    </w:pPr>
    <w:rPr>
      <w:rFonts w:eastAsia="Calibri"/>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0"/>
    <w:uiPriority w:val="59"/>
    <w:rsid w:val="00154D7C"/>
    <w:pPr>
      <w:spacing w:after="0" w:line="240" w:lineRule="auto"/>
    </w:pPr>
    <w:rPr>
      <w:rFonts w:eastAsia="Calibri"/>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D6D44"/>
    <w:rPr>
      <w:szCs w:val="24"/>
    </w:rPr>
  </w:style>
  <w:style w:type="paragraph" w:customStyle="1" w:styleId="Level2Text">
    <w:name w:val="Level 2 Text"/>
    <w:basedOn w:val="Normal"/>
    <w:qFormat/>
    <w:rsid w:val="00362ABD"/>
    <w:pPr>
      <w:spacing w:before="240" w:after="0" w:line="240" w:lineRule="auto"/>
      <w:ind w:left="1080" w:right="0" w:firstLine="0"/>
    </w:pPr>
    <w:rPr>
      <w:rFonts w:eastAsiaTheme="minorHAnsi"/>
      <w:i w:val="0"/>
      <w:color w:val="auto"/>
      <w:kern w:val="0"/>
      <w:szCs w:val="24"/>
      <w14:ligatures w14:val="none"/>
    </w:rPr>
  </w:style>
  <w:style w:type="paragraph" w:customStyle="1" w:styleId="Level3Text">
    <w:name w:val="Level 3 Text"/>
    <w:basedOn w:val="Normal"/>
    <w:link w:val="Level3TextChar"/>
    <w:qFormat/>
    <w:rsid w:val="00362ABD"/>
    <w:pPr>
      <w:spacing w:before="240" w:after="0" w:line="240" w:lineRule="auto"/>
      <w:ind w:left="1080" w:right="0" w:firstLine="0"/>
    </w:pPr>
    <w:rPr>
      <w:rFonts w:eastAsiaTheme="minorHAnsi"/>
      <w:i w:val="0"/>
      <w:color w:val="auto"/>
      <w:kern w:val="0"/>
      <w:szCs w:val="24"/>
      <w14:ligatures w14:val="none"/>
    </w:rPr>
  </w:style>
  <w:style w:type="paragraph" w:styleId="Caption">
    <w:name w:val="caption"/>
    <w:basedOn w:val="Normal"/>
    <w:next w:val="Normal"/>
    <w:uiPriority w:val="35"/>
    <w:unhideWhenUsed/>
    <w:qFormat/>
    <w:rsid w:val="00362ABD"/>
    <w:pPr>
      <w:spacing w:before="120" w:after="0" w:line="240" w:lineRule="auto"/>
      <w:ind w:left="0" w:right="0" w:firstLine="0"/>
    </w:pPr>
    <w:rPr>
      <w:rFonts w:eastAsiaTheme="minorHAnsi"/>
      <w:b/>
      <w:bCs/>
      <w:i w:val="0"/>
      <w:color w:val="000000" w:themeColor="text1"/>
      <w:kern w:val="0"/>
      <w:szCs w:val="18"/>
      <w14:ligatures w14:val="none"/>
    </w:rPr>
  </w:style>
  <w:style w:type="character" w:customStyle="1" w:styleId="Level3TextChar">
    <w:name w:val="Level 3 Text Char"/>
    <w:basedOn w:val="DefaultParagraphFont"/>
    <w:link w:val="Level3Text"/>
    <w:rsid w:val="00362ABD"/>
    <w:rPr>
      <w:rFonts w:ascii="Times New Roman" w:eastAsiaTheme="minorHAnsi" w:hAnsi="Times New Roman" w:cs="Times New Roman"/>
      <w:kern w:val="0"/>
      <w:sz w:val="24"/>
      <w:szCs w:val="24"/>
      <w14:ligatures w14:val="none"/>
    </w:rPr>
  </w:style>
  <w:style w:type="paragraph" w:styleId="TOC2">
    <w:name w:val="toc 2"/>
    <w:basedOn w:val="Normal"/>
    <w:next w:val="Normal"/>
    <w:autoRedefine/>
    <w:uiPriority w:val="39"/>
    <w:semiHidden/>
    <w:unhideWhenUsed/>
    <w:rsid w:val="00E34084"/>
    <w:pPr>
      <w:spacing w:after="100"/>
      <w:ind w:left="240"/>
    </w:pPr>
  </w:style>
  <w:style w:type="character" w:styleId="Hyperlink">
    <w:name w:val="Hyperlink"/>
    <w:basedOn w:val="DefaultParagraphFont"/>
    <w:uiPriority w:val="99"/>
    <w:unhideWhenUsed/>
    <w:rsid w:val="00E371A3"/>
    <w:rPr>
      <w:color w:val="auto"/>
      <w:u w:val="none"/>
    </w:rPr>
  </w:style>
  <w:style w:type="character" w:styleId="UnresolvedMention">
    <w:name w:val="Unresolved Mention"/>
    <w:basedOn w:val="DefaultParagraphFont"/>
    <w:uiPriority w:val="99"/>
    <w:semiHidden/>
    <w:unhideWhenUsed/>
    <w:rsid w:val="00944A3F"/>
    <w:rPr>
      <w:color w:val="605E5C"/>
      <w:shd w:val="clear" w:color="auto" w:fill="E1DFDD"/>
    </w:rPr>
  </w:style>
  <w:style w:type="character" w:styleId="FollowedHyperlink">
    <w:name w:val="FollowedHyperlink"/>
    <w:basedOn w:val="DefaultParagraphFont"/>
    <w:uiPriority w:val="99"/>
    <w:semiHidden/>
    <w:unhideWhenUsed/>
    <w:rsid w:val="003D6DE4"/>
    <w:rPr>
      <w:color w:val="auto"/>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90159">
      <w:bodyDiv w:val="1"/>
      <w:marLeft w:val="0"/>
      <w:marRight w:val="0"/>
      <w:marTop w:val="0"/>
      <w:marBottom w:val="0"/>
      <w:divBdr>
        <w:top w:val="none" w:sz="0" w:space="0" w:color="auto"/>
        <w:left w:val="none" w:sz="0" w:space="0" w:color="auto"/>
        <w:bottom w:val="none" w:sz="0" w:space="0" w:color="auto"/>
        <w:right w:val="none" w:sz="0" w:space="0" w:color="auto"/>
      </w:divBdr>
    </w:div>
    <w:div w:id="135606438">
      <w:bodyDiv w:val="1"/>
      <w:marLeft w:val="0"/>
      <w:marRight w:val="0"/>
      <w:marTop w:val="0"/>
      <w:marBottom w:val="0"/>
      <w:divBdr>
        <w:top w:val="none" w:sz="0" w:space="0" w:color="auto"/>
        <w:left w:val="none" w:sz="0" w:space="0" w:color="auto"/>
        <w:bottom w:val="none" w:sz="0" w:space="0" w:color="auto"/>
        <w:right w:val="none" w:sz="0" w:space="0" w:color="auto"/>
      </w:divBdr>
    </w:div>
    <w:div w:id="395662022">
      <w:bodyDiv w:val="1"/>
      <w:marLeft w:val="0"/>
      <w:marRight w:val="0"/>
      <w:marTop w:val="0"/>
      <w:marBottom w:val="0"/>
      <w:divBdr>
        <w:top w:val="none" w:sz="0" w:space="0" w:color="auto"/>
        <w:left w:val="none" w:sz="0" w:space="0" w:color="auto"/>
        <w:bottom w:val="none" w:sz="0" w:space="0" w:color="auto"/>
        <w:right w:val="none" w:sz="0" w:space="0" w:color="auto"/>
      </w:divBdr>
    </w:div>
    <w:div w:id="397243754">
      <w:bodyDiv w:val="1"/>
      <w:marLeft w:val="0"/>
      <w:marRight w:val="0"/>
      <w:marTop w:val="0"/>
      <w:marBottom w:val="0"/>
      <w:divBdr>
        <w:top w:val="none" w:sz="0" w:space="0" w:color="auto"/>
        <w:left w:val="none" w:sz="0" w:space="0" w:color="auto"/>
        <w:bottom w:val="none" w:sz="0" w:space="0" w:color="auto"/>
        <w:right w:val="none" w:sz="0" w:space="0" w:color="auto"/>
      </w:divBdr>
    </w:div>
    <w:div w:id="445933540">
      <w:bodyDiv w:val="1"/>
      <w:marLeft w:val="0"/>
      <w:marRight w:val="0"/>
      <w:marTop w:val="0"/>
      <w:marBottom w:val="0"/>
      <w:divBdr>
        <w:top w:val="none" w:sz="0" w:space="0" w:color="auto"/>
        <w:left w:val="none" w:sz="0" w:space="0" w:color="auto"/>
        <w:bottom w:val="none" w:sz="0" w:space="0" w:color="auto"/>
        <w:right w:val="none" w:sz="0" w:space="0" w:color="auto"/>
      </w:divBdr>
    </w:div>
    <w:div w:id="554197971">
      <w:bodyDiv w:val="1"/>
      <w:marLeft w:val="0"/>
      <w:marRight w:val="0"/>
      <w:marTop w:val="0"/>
      <w:marBottom w:val="0"/>
      <w:divBdr>
        <w:top w:val="none" w:sz="0" w:space="0" w:color="auto"/>
        <w:left w:val="none" w:sz="0" w:space="0" w:color="auto"/>
        <w:bottom w:val="none" w:sz="0" w:space="0" w:color="auto"/>
        <w:right w:val="none" w:sz="0" w:space="0" w:color="auto"/>
      </w:divBdr>
    </w:div>
    <w:div w:id="563610278">
      <w:bodyDiv w:val="1"/>
      <w:marLeft w:val="0"/>
      <w:marRight w:val="0"/>
      <w:marTop w:val="0"/>
      <w:marBottom w:val="0"/>
      <w:divBdr>
        <w:top w:val="none" w:sz="0" w:space="0" w:color="auto"/>
        <w:left w:val="none" w:sz="0" w:space="0" w:color="auto"/>
        <w:bottom w:val="none" w:sz="0" w:space="0" w:color="auto"/>
        <w:right w:val="none" w:sz="0" w:space="0" w:color="auto"/>
      </w:divBdr>
      <w:divsChild>
        <w:div w:id="557015421">
          <w:marLeft w:val="720"/>
          <w:marRight w:val="0"/>
          <w:marTop w:val="240"/>
          <w:marBottom w:val="0"/>
          <w:divBdr>
            <w:top w:val="none" w:sz="0" w:space="0" w:color="auto"/>
            <w:left w:val="none" w:sz="0" w:space="0" w:color="auto"/>
            <w:bottom w:val="none" w:sz="0" w:space="0" w:color="auto"/>
            <w:right w:val="none" w:sz="0" w:space="0" w:color="auto"/>
          </w:divBdr>
        </w:div>
      </w:divsChild>
    </w:div>
    <w:div w:id="661084397">
      <w:bodyDiv w:val="1"/>
      <w:marLeft w:val="0"/>
      <w:marRight w:val="0"/>
      <w:marTop w:val="0"/>
      <w:marBottom w:val="0"/>
      <w:divBdr>
        <w:top w:val="none" w:sz="0" w:space="0" w:color="auto"/>
        <w:left w:val="none" w:sz="0" w:space="0" w:color="auto"/>
        <w:bottom w:val="none" w:sz="0" w:space="0" w:color="auto"/>
        <w:right w:val="none" w:sz="0" w:space="0" w:color="auto"/>
      </w:divBdr>
    </w:div>
    <w:div w:id="687684737">
      <w:bodyDiv w:val="1"/>
      <w:marLeft w:val="0"/>
      <w:marRight w:val="0"/>
      <w:marTop w:val="0"/>
      <w:marBottom w:val="0"/>
      <w:divBdr>
        <w:top w:val="none" w:sz="0" w:space="0" w:color="auto"/>
        <w:left w:val="none" w:sz="0" w:space="0" w:color="auto"/>
        <w:bottom w:val="none" w:sz="0" w:space="0" w:color="auto"/>
        <w:right w:val="none" w:sz="0" w:space="0" w:color="auto"/>
      </w:divBdr>
    </w:div>
    <w:div w:id="735081635">
      <w:bodyDiv w:val="1"/>
      <w:marLeft w:val="0"/>
      <w:marRight w:val="0"/>
      <w:marTop w:val="0"/>
      <w:marBottom w:val="0"/>
      <w:divBdr>
        <w:top w:val="none" w:sz="0" w:space="0" w:color="auto"/>
        <w:left w:val="none" w:sz="0" w:space="0" w:color="auto"/>
        <w:bottom w:val="none" w:sz="0" w:space="0" w:color="auto"/>
        <w:right w:val="none" w:sz="0" w:space="0" w:color="auto"/>
      </w:divBdr>
    </w:div>
    <w:div w:id="756053826">
      <w:bodyDiv w:val="1"/>
      <w:marLeft w:val="0"/>
      <w:marRight w:val="0"/>
      <w:marTop w:val="0"/>
      <w:marBottom w:val="0"/>
      <w:divBdr>
        <w:top w:val="none" w:sz="0" w:space="0" w:color="auto"/>
        <w:left w:val="none" w:sz="0" w:space="0" w:color="auto"/>
        <w:bottom w:val="none" w:sz="0" w:space="0" w:color="auto"/>
        <w:right w:val="none" w:sz="0" w:space="0" w:color="auto"/>
      </w:divBdr>
    </w:div>
    <w:div w:id="1032269045">
      <w:bodyDiv w:val="1"/>
      <w:marLeft w:val="0"/>
      <w:marRight w:val="0"/>
      <w:marTop w:val="0"/>
      <w:marBottom w:val="0"/>
      <w:divBdr>
        <w:top w:val="none" w:sz="0" w:space="0" w:color="auto"/>
        <w:left w:val="none" w:sz="0" w:space="0" w:color="auto"/>
        <w:bottom w:val="none" w:sz="0" w:space="0" w:color="auto"/>
        <w:right w:val="none" w:sz="0" w:space="0" w:color="auto"/>
      </w:divBdr>
    </w:div>
    <w:div w:id="1048530872">
      <w:bodyDiv w:val="1"/>
      <w:marLeft w:val="0"/>
      <w:marRight w:val="0"/>
      <w:marTop w:val="0"/>
      <w:marBottom w:val="0"/>
      <w:divBdr>
        <w:top w:val="none" w:sz="0" w:space="0" w:color="auto"/>
        <w:left w:val="none" w:sz="0" w:space="0" w:color="auto"/>
        <w:bottom w:val="none" w:sz="0" w:space="0" w:color="auto"/>
        <w:right w:val="none" w:sz="0" w:space="0" w:color="auto"/>
      </w:divBdr>
    </w:div>
    <w:div w:id="1084110949">
      <w:bodyDiv w:val="1"/>
      <w:marLeft w:val="0"/>
      <w:marRight w:val="0"/>
      <w:marTop w:val="0"/>
      <w:marBottom w:val="0"/>
      <w:divBdr>
        <w:top w:val="none" w:sz="0" w:space="0" w:color="auto"/>
        <w:left w:val="none" w:sz="0" w:space="0" w:color="auto"/>
        <w:bottom w:val="none" w:sz="0" w:space="0" w:color="auto"/>
        <w:right w:val="none" w:sz="0" w:space="0" w:color="auto"/>
      </w:divBdr>
      <w:divsChild>
        <w:div w:id="582107716">
          <w:marLeft w:val="720"/>
          <w:marRight w:val="0"/>
          <w:marTop w:val="240"/>
          <w:marBottom w:val="0"/>
          <w:divBdr>
            <w:top w:val="none" w:sz="0" w:space="0" w:color="auto"/>
            <w:left w:val="none" w:sz="0" w:space="0" w:color="auto"/>
            <w:bottom w:val="none" w:sz="0" w:space="0" w:color="auto"/>
            <w:right w:val="none" w:sz="0" w:space="0" w:color="auto"/>
          </w:divBdr>
        </w:div>
      </w:divsChild>
    </w:div>
    <w:div w:id="1090930446">
      <w:bodyDiv w:val="1"/>
      <w:marLeft w:val="0"/>
      <w:marRight w:val="0"/>
      <w:marTop w:val="0"/>
      <w:marBottom w:val="0"/>
      <w:divBdr>
        <w:top w:val="none" w:sz="0" w:space="0" w:color="auto"/>
        <w:left w:val="none" w:sz="0" w:space="0" w:color="auto"/>
        <w:bottom w:val="none" w:sz="0" w:space="0" w:color="auto"/>
        <w:right w:val="none" w:sz="0" w:space="0" w:color="auto"/>
      </w:divBdr>
    </w:div>
    <w:div w:id="1181554032">
      <w:bodyDiv w:val="1"/>
      <w:marLeft w:val="0"/>
      <w:marRight w:val="0"/>
      <w:marTop w:val="0"/>
      <w:marBottom w:val="0"/>
      <w:divBdr>
        <w:top w:val="none" w:sz="0" w:space="0" w:color="auto"/>
        <w:left w:val="none" w:sz="0" w:space="0" w:color="auto"/>
        <w:bottom w:val="none" w:sz="0" w:space="0" w:color="auto"/>
        <w:right w:val="none" w:sz="0" w:space="0" w:color="auto"/>
      </w:divBdr>
    </w:div>
    <w:div w:id="1187981625">
      <w:bodyDiv w:val="1"/>
      <w:marLeft w:val="0"/>
      <w:marRight w:val="0"/>
      <w:marTop w:val="0"/>
      <w:marBottom w:val="0"/>
      <w:divBdr>
        <w:top w:val="none" w:sz="0" w:space="0" w:color="auto"/>
        <w:left w:val="none" w:sz="0" w:space="0" w:color="auto"/>
        <w:bottom w:val="none" w:sz="0" w:space="0" w:color="auto"/>
        <w:right w:val="none" w:sz="0" w:space="0" w:color="auto"/>
      </w:divBdr>
    </w:div>
    <w:div w:id="1269895433">
      <w:bodyDiv w:val="1"/>
      <w:marLeft w:val="0"/>
      <w:marRight w:val="0"/>
      <w:marTop w:val="0"/>
      <w:marBottom w:val="0"/>
      <w:divBdr>
        <w:top w:val="none" w:sz="0" w:space="0" w:color="auto"/>
        <w:left w:val="none" w:sz="0" w:space="0" w:color="auto"/>
        <w:bottom w:val="none" w:sz="0" w:space="0" w:color="auto"/>
        <w:right w:val="none" w:sz="0" w:space="0" w:color="auto"/>
      </w:divBdr>
      <w:divsChild>
        <w:div w:id="1195995546">
          <w:marLeft w:val="720"/>
          <w:marRight w:val="0"/>
          <w:marTop w:val="240"/>
          <w:marBottom w:val="0"/>
          <w:divBdr>
            <w:top w:val="none" w:sz="0" w:space="0" w:color="auto"/>
            <w:left w:val="none" w:sz="0" w:space="0" w:color="auto"/>
            <w:bottom w:val="none" w:sz="0" w:space="0" w:color="auto"/>
            <w:right w:val="none" w:sz="0" w:space="0" w:color="auto"/>
          </w:divBdr>
        </w:div>
      </w:divsChild>
    </w:div>
    <w:div w:id="1322545474">
      <w:bodyDiv w:val="1"/>
      <w:marLeft w:val="0"/>
      <w:marRight w:val="0"/>
      <w:marTop w:val="0"/>
      <w:marBottom w:val="0"/>
      <w:divBdr>
        <w:top w:val="none" w:sz="0" w:space="0" w:color="auto"/>
        <w:left w:val="none" w:sz="0" w:space="0" w:color="auto"/>
        <w:bottom w:val="none" w:sz="0" w:space="0" w:color="auto"/>
        <w:right w:val="none" w:sz="0" w:space="0" w:color="auto"/>
      </w:divBdr>
    </w:div>
    <w:div w:id="1393235870">
      <w:bodyDiv w:val="1"/>
      <w:marLeft w:val="0"/>
      <w:marRight w:val="0"/>
      <w:marTop w:val="0"/>
      <w:marBottom w:val="0"/>
      <w:divBdr>
        <w:top w:val="none" w:sz="0" w:space="0" w:color="auto"/>
        <w:left w:val="none" w:sz="0" w:space="0" w:color="auto"/>
        <w:bottom w:val="none" w:sz="0" w:space="0" w:color="auto"/>
        <w:right w:val="none" w:sz="0" w:space="0" w:color="auto"/>
      </w:divBdr>
    </w:div>
    <w:div w:id="1559587685">
      <w:bodyDiv w:val="1"/>
      <w:marLeft w:val="0"/>
      <w:marRight w:val="0"/>
      <w:marTop w:val="0"/>
      <w:marBottom w:val="0"/>
      <w:divBdr>
        <w:top w:val="none" w:sz="0" w:space="0" w:color="auto"/>
        <w:left w:val="none" w:sz="0" w:space="0" w:color="auto"/>
        <w:bottom w:val="none" w:sz="0" w:space="0" w:color="auto"/>
        <w:right w:val="none" w:sz="0" w:space="0" w:color="auto"/>
      </w:divBdr>
    </w:div>
    <w:div w:id="1582451679">
      <w:bodyDiv w:val="1"/>
      <w:marLeft w:val="0"/>
      <w:marRight w:val="0"/>
      <w:marTop w:val="0"/>
      <w:marBottom w:val="0"/>
      <w:divBdr>
        <w:top w:val="none" w:sz="0" w:space="0" w:color="auto"/>
        <w:left w:val="none" w:sz="0" w:space="0" w:color="auto"/>
        <w:bottom w:val="none" w:sz="0" w:space="0" w:color="auto"/>
        <w:right w:val="none" w:sz="0" w:space="0" w:color="auto"/>
      </w:divBdr>
    </w:div>
    <w:div w:id="1620644363">
      <w:bodyDiv w:val="1"/>
      <w:marLeft w:val="0"/>
      <w:marRight w:val="0"/>
      <w:marTop w:val="0"/>
      <w:marBottom w:val="0"/>
      <w:divBdr>
        <w:top w:val="none" w:sz="0" w:space="0" w:color="auto"/>
        <w:left w:val="none" w:sz="0" w:space="0" w:color="auto"/>
        <w:bottom w:val="none" w:sz="0" w:space="0" w:color="auto"/>
        <w:right w:val="none" w:sz="0" w:space="0" w:color="auto"/>
      </w:divBdr>
    </w:div>
    <w:div w:id="1635215573">
      <w:bodyDiv w:val="1"/>
      <w:marLeft w:val="0"/>
      <w:marRight w:val="0"/>
      <w:marTop w:val="0"/>
      <w:marBottom w:val="0"/>
      <w:divBdr>
        <w:top w:val="none" w:sz="0" w:space="0" w:color="auto"/>
        <w:left w:val="none" w:sz="0" w:space="0" w:color="auto"/>
        <w:bottom w:val="none" w:sz="0" w:space="0" w:color="auto"/>
        <w:right w:val="none" w:sz="0" w:space="0" w:color="auto"/>
      </w:divBdr>
    </w:div>
    <w:div w:id="1820345558">
      <w:bodyDiv w:val="1"/>
      <w:marLeft w:val="0"/>
      <w:marRight w:val="0"/>
      <w:marTop w:val="0"/>
      <w:marBottom w:val="0"/>
      <w:divBdr>
        <w:top w:val="none" w:sz="0" w:space="0" w:color="auto"/>
        <w:left w:val="none" w:sz="0" w:space="0" w:color="auto"/>
        <w:bottom w:val="none" w:sz="0" w:space="0" w:color="auto"/>
        <w:right w:val="none" w:sz="0" w:space="0" w:color="auto"/>
      </w:divBdr>
    </w:div>
    <w:div w:id="1830096757">
      <w:bodyDiv w:val="1"/>
      <w:marLeft w:val="0"/>
      <w:marRight w:val="0"/>
      <w:marTop w:val="0"/>
      <w:marBottom w:val="0"/>
      <w:divBdr>
        <w:top w:val="none" w:sz="0" w:space="0" w:color="auto"/>
        <w:left w:val="none" w:sz="0" w:space="0" w:color="auto"/>
        <w:bottom w:val="none" w:sz="0" w:space="0" w:color="auto"/>
        <w:right w:val="none" w:sz="0" w:space="0" w:color="auto"/>
      </w:divBdr>
    </w:div>
    <w:div w:id="1880825063">
      <w:bodyDiv w:val="1"/>
      <w:marLeft w:val="0"/>
      <w:marRight w:val="0"/>
      <w:marTop w:val="0"/>
      <w:marBottom w:val="0"/>
      <w:divBdr>
        <w:top w:val="none" w:sz="0" w:space="0" w:color="auto"/>
        <w:left w:val="none" w:sz="0" w:space="0" w:color="auto"/>
        <w:bottom w:val="none" w:sz="0" w:space="0" w:color="auto"/>
        <w:right w:val="none" w:sz="0" w:space="0" w:color="auto"/>
      </w:divBdr>
    </w:div>
    <w:div w:id="1904490416">
      <w:bodyDiv w:val="1"/>
      <w:marLeft w:val="0"/>
      <w:marRight w:val="0"/>
      <w:marTop w:val="0"/>
      <w:marBottom w:val="0"/>
      <w:divBdr>
        <w:top w:val="none" w:sz="0" w:space="0" w:color="auto"/>
        <w:left w:val="none" w:sz="0" w:space="0" w:color="auto"/>
        <w:bottom w:val="none" w:sz="0" w:space="0" w:color="auto"/>
        <w:right w:val="none" w:sz="0" w:space="0" w:color="auto"/>
      </w:divBdr>
    </w:div>
    <w:div w:id="1948076532">
      <w:bodyDiv w:val="1"/>
      <w:marLeft w:val="0"/>
      <w:marRight w:val="0"/>
      <w:marTop w:val="0"/>
      <w:marBottom w:val="0"/>
      <w:divBdr>
        <w:top w:val="none" w:sz="0" w:space="0" w:color="auto"/>
        <w:left w:val="none" w:sz="0" w:space="0" w:color="auto"/>
        <w:bottom w:val="none" w:sz="0" w:space="0" w:color="auto"/>
        <w:right w:val="none" w:sz="0" w:space="0" w:color="auto"/>
      </w:divBdr>
    </w:div>
    <w:div w:id="1997564981">
      <w:bodyDiv w:val="1"/>
      <w:marLeft w:val="0"/>
      <w:marRight w:val="0"/>
      <w:marTop w:val="0"/>
      <w:marBottom w:val="0"/>
      <w:divBdr>
        <w:top w:val="none" w:sz="0" w:space="0" w:color="auto"/>
        <w:left w:val="none" w:sz="0" w:space="0" w:color="auto"/>
        <w:bottom w:val="none" w:sz="0" w:space="0" w:color="auto"/>
        <w:right w:val="none" w:sz="0" w:space="0" w:color="auto"/>
      </w:divBdr>
    </w:div>
    <w:div w:id="2045981462">
      <w:bodyDiv w:val="1"/>
      <w:marLeft w:val="0"/>
      <w:marRight w:val="0"/>
      <w:marTop w:val="0"/>
      <w:marBottom w:val="0"/>
      <w:divBdr>
        <w:top w:val="none" w:sz="0" w:space="0" w:color="auto"/>
        <w:left w:val="none" w:sz="0" w:space="0" w:color="auto"/>
        <w:bottom w:val="none" w:sz="0" w:space="0" w:color="auto"/>
        <w:right w:val="none" w:sz="0" w:space="0" w:color="auto"/>
      </w:divBdr>
    </w:div>
    <w:div w:id="20731125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package" Target="embeddings/Microsoft_Excel_Worksheet.xlsx"/><Relationship Id="rId20" Type="http://schemas.openxmlformats.org/officeDocument/2006/relationships/image" Target="media/image12.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eader" Target="header2.xml"/><Relationship Id="rId28" Type="http://schemas.openxmlformats.org/officeDocument/2006/relationships/hyperlink" Target="http://www.epilepsy.org.uk/press/photosensitive-epilepsy-and-online-content" TargetMode="External"/><Relationship Id="rId10" Type="http://schemas.openxmlformats.org/officeDocument/2006/relationships/image" Target="media/image3.png"/><Relationship Id="rId19" Type="http://schemas.openxmlformats.org/officeDocument/2006/relationships/image" Target="media/image11.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4B5F15-495C-462C-A9B6-97A0FF284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73</Pages>
  <Words>15118</Words>
  <Characters>86173</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cp:lastModifiedBy>Jose Cuellar</cp:lastModifiedBy>
  <cp:revision>10</cp:revision>
  <cp:lastPrinted>2023-12-03T04:38:00Z</cp:lastPrinted>
  <dcterms:created xsi:type="dcterms:W3CDTF">2023-12-03T03:59:00Z</dcterms:created>
  <dcterms:modified xsi:type="dcterms:W3CDTF">2023-12-03T05:55:00Z</dcterms:modified>
</cp:coreProperties>
</file>